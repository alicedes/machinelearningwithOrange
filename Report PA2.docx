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75616"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242E634F"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22A494F5"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1EF34AE1"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768C6557"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r>
        <w:rPr>
          <w:rFonts w:ascii="Arial" w:hAnsi="Arial" w:cs="Arial"/>
          <w:noProof/>
          <w:color w:val="555555"/>
        </w:rPr>
        <w:drawing>
          <wp:inline distT="0" distB="0" distL="0" distR="0" wp14:anchorId="58D61FF1" wp14:editId="29945584">
            <wp:extent cx="2095805" cy="1817524"/>
            <wp:effectExtent l="0" t="0" r="0" b="0"/>
            <wp:docPr id="1" name="Picture 1" descr="A picture containing font, white, symbol,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ont, white, symbol, graphic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9144" cy="1820420"/>
                    </a:xfrm>
                    <a:prstGeom prst="rect">
                      <a:avLst/>
                    </a:prstGeom>
                    <a:noFill/>
                  </pic:spPr>
                </pic:pic>
              </a:graphicData>
            </a:graphic>
          </wp:inline>
        </w:drawing>
      </w:r>
    </w:p>
    <w:p w14:paraId="03189F03"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6298F8D9"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218F96F8" w14:textId="77777777" w:rsidR="000D20DB" w:rsidRDefault="000D20DB" w:rsidP="000D20DB">
      <w:pPr>
        <w:pStyle w:val="NormalWeb"/>
        <w:shd w:val="clear" w:color="auto" w:fill="FFFFFF"/>
        <w:spacing w:before="0" w:beforeAutospacing="0" w:after="150" w:afterAutospacing="0"/>
        <w:jc w:val="center"/>
        <w:rPr>
          <w:rFonts w:ascii="Arial" w:hAnsi="Arial" w:cs="Arial"/>
          <w:color w:val="555555"/>
        </w:rPr>
      </w:pPr>
    </w:p>
    <w:p w14:paraId="1C9F756C" w14:textId="1C2C798C" w:rsidR="000D20DB" w:rsidRPr="00894C8B" w:rsidRDefault="000D20DB" w:rsidP="000D20DB">
      <w:pPr>
        <w:pStyle w:val="NormalWeb"/>
        <w:shd w:val="clear" w:color="auto" w:fill="FFFFFF"/>
        <w:spacing w:before="0" w:beforeAutospacing="0" w:after="150" w:afterAutospacing="0"/>
        <w:jc w:val="center"/>
        <w:rPr>
          <w:rFonts w:ascii="Arial" w:hAnsi="Arial" w:cs="Arial"/>
          <w:color w:val="555555"/>
          <w:sz w:val="32"/>
          <w:szCs w:val="32"/>
        </w:rPr>
      </w:pPr>
      <w:r w:rsidRPr="00894C8B">
        <w:rPr>
          <w:rFonts w:ascii="Arial" w:hAnsi="Arial" w:cs="Arial"/>
          <w:color w:val="555555"/>
          <w:sz w:val="32"/>
          <w:szCs w:val="32"/>
        </w:rPr>
        <w:t xml:space="preserve"> «</w:t>
      </w:r>
      <w:bookmarkStart w:id="0" w:name="_Hlk135363058"/>
      <w:r w:rsidR="00FB3AB6" w:rsidRPr="00FB3AB6">
        <w:rPr>
          <w:rFonts w:ascii="Arial" w:hAnsi="Arial" w:cs="Arial"/>
          <w:color w:val="555555"/>
          <w:sz w:val="32"/>
          <w:szCs w:val="32"/>
        </w:rPr>
        <w:t>Algerian Forest Fires Dataset Data Set</w:t>
      </w:r>
      <w:bookmarkEnd w:id="0"/>
      <w:r w:rsidRPr="00894C8B">
        <w:rPr>
          <w:rFonts w:ascii="Arial" w:hAnsi="Arial" w:cs="Arial"/>
          <w:color w:val="555555"/>
          <w:sz w:val="32"/>
          <w:szCs w:val="32"/>
        </w:rPr>
        <w:t>».</w:t>
      </w:r>
    </w:p>
    <w:p w14:paraId="2C687518" w14:textId="77777777" w:rsidR="000D20DB" w:rsidRDefault="000D20DB" w:rsidP="000D20DB">
      <w:pPr>
        <w:pStyle w:val="NormalWeb"/>
        <w:shd w:val="clear" w:color="auto" w:fill="FFFFFF"/>
        <w:spacing w:before="0" w:beforeAutospacing="0" w:after="150" w:afterAutospacing="0"/>
        <w:jc w:val="right"/>
        <w:rPr>
          <w:rFonts w:ascii="Arial" w:hAnsi="Arial" w:cs="Arial"/>
          <w:color w:val="555555"/>
        </w:rPr>
      </w:pPr>
    </w:p>
    <w:p w14:paraId="3E60F0C9" w14:textId="77777777" w:rsidR="000D20DB" w:rsidRPr="00894C8B" w:rsidRDefault="000D20DB" w:rsidP="000D20DB">
      <w:pPr>
        <w:pStyle w:val="NormalWeb"/>
        <w:shd w:val="clear" w:color="auto" w:fill="FFFFFF"/>
        <w:spacing w:before="0" w:beforeAutospacing="0" w:after="150" w:afterAutospacing="0"/>
        <w:jc w:val="right"/>
        <w:rPr>
          <w:rFonts w:ascii="Arial" w:hAnsi="Arial" w:cs="Arial"/>
          <w:color w:val="555555"/>
        </w:rPr>
      </w:pPr>
    </w:p>
    <w:p w14:paraId="28022B68" w14:textId="77777777" w:rsidR="000D20DB" w:rsidRPr="00745D36" w:rsidRDefault="000D20DB" w:rsidP="000D20DB">
      <w:pPr>
        <w:pStyle w:val="NormalWeb"/>
        <w:shd w:val="clear" w:color="auto" w:fill="FFFFFF"/>
        <w:spacing w:before="0" w:beforeAutospacing="0" w:after="150" w:afterAutospacing="0"/>
        <w:rPr>
          <w:rFonts w:ascii="Arial" w:hAnsi="Arial" w:cs="Arial"/>
          <w:color w:val="555555"/>
          <w:sz w:val="21"/>
          <w:szCs w:val="21"/>
          <w:lang w:val="fr-BE"/>
        </w:rPr>
      </w:pPr>
      <w:r w:rsidRPr="003B04D2">
        <w:rPr>
          <w:rFonts w:ascii="Arial" w:hAnsi="Arial" w:cs="Arial"/>
          <w:color w:val="555555"/>
          <w:sz w:val="21"/>
          <w:szCs w:val="21"/>
          <w:lang w:val="en-GB"/>
        </w:rPr>
        <w:t> </w:t>
      </w:r>
      <w:r w:rsidRPr="00745D36">
        <w:rPr>
          <w:rFonts w:ascii="Arial" w:hAnsi="Arial" w:cs="Arial"/>
          <w:color w:val="555555"/>
          <w:sz w:val="21"/>
          <w:szCs w:val="21"/>
          <w:lang w:val="fr-BE"/>
        </w:rPr>
        <w:t>Alice Anne-Catherine J Destrait (230AIB016)</w:t>
      </w:r>
    </w:p>
    <w:p w14:paraId="76480D32" w14:textId="0955893B" w:rsidR="000D20DB" w:rsidRPr="00284775" w:rsidRDefault="000D20DB" w:rsidP="000D20DB">
      <w:pPr>
        <w:pStyle w:val="NormalWeb"/>
        <w:shd w:val="clear" w:color="auto" w:fill="FFFFFF"/>
        <w:spacing w:before="0" w:beforeAutospacing="0" w:after="150" w:afterAutospacing="0"/>
        <w:rPr>
          <w:rFonts w:ascii="Arial" w:hAnsi="Arial" w:cs="Arial"/>
          <w:color w:val="555555"/>
          <w:sz w:val="21"/>
          <w:szCs w:val="21"/>
          <w:lang w:val="en-GB"/>
        </w:rPr>
      </w:pPr>
      <w:r w:rsidRPr="00284775">
        <w:rPr>
          <w:rFonts w:ascii="Arial" w:hAnsi="Arial" w:cs="Arial"/>
          <w:color w:val="555555"/>
          <w:sz w:val="21"/>
          <w:szCs w:val="21"/>
          <w:lang w:val="en-GB"/>
        </w:rPr>
        <w:t xml:space="preserve">Professor: </w:t>
      </w:r>
      <w:proofErr w:type="spellStart"/>
      <w:r w:rsidR="001C6606">
        <w:rPr>
          <w:rFonts w:ascii="Arial" w:hAnsi="Arial" w:cs="Arial"/>
          <w:color w:val="555555"/>
          <w:sz w:val="21"/>
          <w:szCs w:val="21"/>
          <w:lang w:val="en-GB"/>
        </w:rPr>
        <w:t>Alla</w:t>
      </w:r>
      <w:proofErr w:type="spellEnd"/>
      <w:r w:rsidR="001C6606">
        <w:rPr>
          <w:rFonts w:ascii="Arial" w:hAnsi="Arial" w:cs="Arial"/>
          <w:color w:val="555555"/>
          <w:sz w:val="21"/>
          <w:szCs w:val="21"/>
          <w:lang w:val="en-GB"/>
        </w:rPr>
        <w:t xml:space="preserve"> </w:t>
      </w:r>
      <w:proofErr w:type="spellStart"/>
      <w:r w:rsidR="001C6606">
        <w:rPr>
          <w:rFonts w:ascii="Arial" w:hAnsi="Arial" w:cs="Arial"/>
          <w:color w:val="555555"/>
          <w:sz w:val="21"/>
          <w:szCs w:val="21"/>
          <w:lang w:val="en-GB"/>
        </w:rPr>
        <w:t>Anohina-Naumeca</w:t>
      </w:r>
      <w:proofErr w:type="spellEnd"/>
    </w:p>
    <w:p w14:paraId="452F1DE4" w14:textId="77777777" w:rsidR="000D20DB" w:rsidRPr="00284775" w:rsidRDefault="000D20DB" w:rsidP="000D20DB">
      <w:pPr>
        <w:pStyle w:val="NormalWeb"/>
        <w:shd w:val="clear" w:color="auto" w:fill="FFFFFF"/>
        <w:spacing w:before="0" w:beforeAutospacing="0" w:after="150" w:afterAutospacing="0"/>
        <w:rPr>
          <w:rFonts w:ascii="Arial" w:hAnsi="Arial" w:cs="Arial"/>
          <w:color w:val="555555"/>
          <w:sz w:val="21"/>
          <w:szCs w:val="21"/>
          <w:lang w:val="en-GB"/>
        </w:rPr>
      </w:pPr>
    </w:p>
    <w:p w14:paraId="3B9A8EDE" w14:textId="77777777" w:rsidR="000D20DB" w:rsidRPr="00284775" w:rsidRDefault="000D20DB" w:rsidP="000D20DB">
      <w:pPr>
        <w:pStyle w:val="NormalWeb"/>
        <w:shd w:val="clear" w:color="auto" w:fill="FFFFFF"/>
        <w:spacing w:before="0" w:beforeAutospacing="0" w:after="150" w:afterAutospacing="0"/>
        <w:rPr>
          <w:rFonts w:ascii="Arial" w:hAnsi="Arial" w:cs="Arial"/>
          <w:color w:val="555555"/>
          <w:sz w:val="21"/>
          <w:szCs w:val="21"/>
          <w:lang w:val="en-GB"/>
        </w:rPr>
      </w:pPr>
    </w:p>
    <w:p w14:paraId="3367A8BA" w14:textId="3B446CC6" w:rsidR="000D20DB" w:rsidRPr="00284775" w:rsidRDefault="00076D81" w:rsidP="000D20DB">
      <w:pPr>
        <w:pStyle w:val="NormalWeb"/>
        <w:shd w:val="clear" w:color="auto" w:fill="FFFFFF"/>
        <w:spacing w:before="0" w:beforeAutospacing="0" w:after="150" w:afterAutospacing="0"/>
        <w:jc w:val="center"/>
        <w:rPr>
          <w:rFonts w:ascii="Arial" w:hAnsi="Arial" w:cs="Arial"/>
          <w:color w:val="555555"/>
          <w:sz w:val="21"/>
          <w:szCs w:val="21"/>
          <w:lang w:val="en-GB"/>
        </w:rPr>
      </w:pPr>
      <w:r>
        <w:rPr>
          <w:rFonts w:ascii="Arial" w:hAnsi="Arial" w:cs="Arial"/>
          <w:color w:val="555555"/>
          <w:sz w:val="21"/>
          <w:szCs w:val="21"/>
          <w:lang w:val="en-GB"/>
        </w:rPr>
        <w:t>Report</w:t>
      </w:r>
    </w:p>
    <w:p w14:paraId="2AC0A563" w14:textId="6EC5BB5A" w:rsidR="000D20DB" w:rsidRDefault="00076D81" w:rsidP="000D20DB">
      <w:pPr>
        <w:pStyle w:val="NormalWeb"/>
        <w:shd w:val="clear" w:color="auto" w:fill="FFFFFF"/>
        <w:spacing w:before="0" w:beforeAutospacing="0" w:after="150" w:afterAutospacing="0"/>
        <w:jc w:val="center"/>
        <w:rPr>
          <w:rFonts w:ascii="Arial" w:hAnsi="Arial" w:cs="Arial"/>
          <w:color w:val="555555"/>
          <w:sz w:val="21"/>
          <w:szCs w:val="21"/>
          <w:lang w:val="en-GB"/>
        </w:rPr>
      </w:pPr>
      <w:r>
        <w:rPr>
          <w:rFonts w:ascii="Arial" w:hAnsi="Arial" w:cs="Arial"/>
          <w:color w:val="555555"/>
          <w:sz w:val="21"/>
          <w:szCs w:val="21"/>
          <w:lang w:val="en-GB"/>
        </w:rPr>
        <w:t>Practical</w:t>
      </w:r>
      <w:r w:rsidR="000D20DB" w:rsidRPr="00284775">
        <w:rPr>
          <w:rFonts w:ascii="Arial" w:hAnsi="Arial" w:cs="Arial"/>
          <w:color w:val="555555"/>
          <w:sz w:val="21"/>
          <w:szCs w:val="21"/>
          <w:lang w:val="en-GB"/>
        </w:rPr>
        <w:t xml:space="preserve"> Assignment</w:t>
      </w:r>
      <w:r>
        <w:rPr>
          <w:rFonts w:ascii="Arial" w:hAnsi="Arial" w:cs="Arial"/>
          <w:color w:val="555555"/>
          <w:sz w:val="21"/>
          <w:szCs w:val="21"/>
          <w:lang w:val="en-GB"/>
        </w:rPr>
        <w:t xml:space="preserve"> </w:t>
      </w:r>
      <w:r w:rsidR="007344B4">
        <w:rPr>
          <w:rFonts w:ascii="Arial" w:hAnsi="Arial" w:cs="Arial"/>
          <w:color w:val="555555"/>
          <w:sz w:val="21"/>
          <w:szCs w:val="21"/>
          <w:lang w:val="en-GB"/>
        </w:rPr>
        <w:t>2</w:t>
      </w:r>
      <w:r w:rsidR="000D20DB" w:rsidRPr="00284775">
        <w:rPr>
          <w:rFonts w:ascii="Arial" w:hAnsi="Arial" w:cs="Arial"/>
          <w:color w:val="555555"/>
          <w:sz w:val="21"/>
          <w:szCs w:val="21"/>
          <w:lang w:val="en-GB"/>
        </w:rPr>
        <w:t xml:space="preserve"> </w:t>
      </w:r>
    </w:p>
    <w:p w14:paraId="0E574C88" w14:textId="4F7E1398" w:rsidR="00745D36" w:rsidRPr="00284775" w:rsidRDefault="00745D36" w:rsidP="000D20DB">
      <w:pPr>
        <w:pStyle w:val="NormalWeb"/>
        <w:shd w:val="clear" w:color="auto" w:fill="FFFFFF"/>
        <w:spacing w:before="0" w:beforeAutospacing="0" w:after="150" w:afterAutospacing="0"/>
        <w:jc w:val="center"/>
        <w:rPr>
          <w:rFonts w:ascii="Arial" w:hAnsi="Arial" w:cs="Arial"/>
          <w:color w:val="555555"/>
          <w:sz w:val="21"/>
          <w:szCs w:val="21"/>
          <w:lang w:val="en-GB"/>
        </w:rPr>
      </w:pPr>
      <w:hyperlink r:id="rId9" w:history="1">
        <w:r w:rsidRPr="00F260D0">
          <w:rPr>
            <w:rStyle w:val="Hyperlink"/>
            <w:rFonts w:ascii="Arial" w:hAnsi="Arial" w:cs="Arial"/>
            <w:sz w:val="21"/>
            <w:szCs w:val="21"/>
            <w:lang w:val="en-GB"/>
          </w:rPr>
          <w:t>https://github.com/alicedes/machinelearningwithOrange/tree/main</w:t>
        </w:r>
      </w:hyperlink>
      <w:r>
        <w:rPr>
          <w:rFonts w:ascii="Arial" w:hAnsi="Arial" w:cs="Arial"/>
          <w:color w:val="555555"/>
          <w:sz w:val="21"/>
          <w:szCs w:val="21"/>
          <w:lang w:val="en-GB"/>
        </w:rPr>
        <w:t xml:space="preserve"> </w:t>
      </w:r>
    </w:p>
    <w:p w14:paraId="3B959B2F" w14:textId="08D7CB17" w:rsidR="000D20DB" w:rsidRPr="00076D81" w:rsidRDefault="000D20DB" w:rsidP="000D20DB">
      <w:pPr>
        <w:pStyle w:val="NormalWeb"/>
        <w:shd w:val="clear" w:color="auto" w:fill="FFFFFF"/>
        <w:spacing w:before="0" w:beforeAutospacing="0" w:after="150" w:afterAutospacing="0"/>
        <w:jc w:val="center"/>
        <w:rPr>
          <w:rFonts w:ascii="Arial" w:hAnsi="Arial" w:cs="Arial"/>
          <w:color w:val="555555"/>
          <w:sz w:val="21"/>
          <w:szCs w:val="21"/>
          <w:lang w:val="en-GB"/>
        </w:rPr>
      </w:pPr>
      <w:r w:rsidRPr="00076D81">
        <w:rPr>
          <w:rFonts w:ascii="Arial" w:hAnsi="Arial" w:cs="Arial"/>
          <w:color w:val="555555"/>
          <w:sz w:val="21"/>
          <w:szCs w:val="21"/>
          <w:lang w:val="en-GB"/>
        </w:rPr>
        <w:t>Digitali</w:t>
      </w:r>
      <w:r w:rsidR="00154C7A">
        <w:rPr>
          <w:rFonts w:ascii="Arial" w:hAnsi="Arial" w:cs="Arial"/>
          <w:color w:val="555555"/>
          <w:sz w:val="21"/>
          <w:szCs w:val="21"/>
          <w:lang w:val="en-GB"/>
        </w:rPr>
        <w:t>s</w:t>
      </w:r>
      <w:r w:rsidRPr="00076D81">
        <w:rPr>
          <w:rFonts w:ascii="Arial" w:hAnsi="Arial" w:cs="Arial"/>
          <w:color w:val="555555"/>
          <w:sz w:val="21"/>
          <w:szCs w:val="21"/>
          <w:lang w:val="en-GB"/>
        </w:rPr>
        <w:t>ation impact</w:t>
      </w:r>
    </w:p>
    <w:p w14:paraId="756F3A34" w14:textId="77777777" w:rsidR="000D20DB" w:rsidRPr="00076D81" w:rsidRDefault="000D20DB" w:rsidP="000D20DB">
      <w:pPr>
        <w:pStyle w:val="NormalWeb"/>
        <w:shd w:val="clear" w:color="auto" w:fill="FFFFFF"/>
        <w:spacing w:before="0" w:beforeAutospacing="0" w:after="150" w:afterAutospacing="0"/>
        <w:jc w:val="center"/>
        <w:rPr>
          <w:rFonts w:ascii="Arial" w:hAnsi="Arial" w:cs="Arial"/>
          <w:color w:val="555555"/>
          <w:sz w:val="21"/>
          <w:szCs w:val="21"/>
          <w:lang w:val="en-GB"/>
        </w:rPr>
      </w:pPr>
    </w:p>
    <w:p w14:paraId="4718DED1" w14:textId="6117E76C" w:rsidR="000D20DB" w:rsidRPr="00076D81" w:rsidRDefault="00076D81" w:rsidP="000D20DB">
      <w:pPr>
        <w:pStyle w:val="NormalWeb"/>
        <w:shd w:val="clear" w:color="auto" w:fill="FFFFFF"/>
        <w:spacing w:before="0" w:beforeAutospacing="0" w:after="150" w:afterAutospacing="0"/>
        <w:jc w:val="center"/>
        <w:rPr>
          <w:rFonts w:ascii="Arial" w:hAnsi="Arial" w:cs="Arial"/>
          <w:color w:val="555555"/>
          <w:sz w:val="21"/>
          <w:szCs w:val="21"/>
          <w:lang w:val="en-GB"/>
        </w:rPr>
      </w:pPr>
      <w:r>
        <w:rPr>
          <w:rFonts w:ascii="Arial" w:hAnsi="Arial" w:cs="Arial"/>
          <w:color w:val="555555"/>
          <w:sz w:val="21"/>
          <w:szCs w:val="21"/>
          <w:lang w:val="en-GB"/>
        </w:rPr>
        <w:t>21</w:t>
      </w:r>
      <w:r w:rsidR="000D20DB" w:rsidRPr="00076D81">
        <w:rPr>
          <w:rFonts w:ascii="Arial" w:hAnsi="Arial" w:cs="Arial"/>
          <w:color w:val="555555"/>
          <w:sz w:val="21"/>
          <w:szCs w:val="21"/>
          <w:lang w:val="en-GB"/>
        </w:rPr>
        <w:t>/0</w:t>
      </w:r>
      <w:r>
        <w:rPr>
          <w:rFonts w:ascii="Arial" w:hAnsi="Arial" w:cs="Arial"/>
          <w:color w:val="555555"/>
          <w:sz w:val="21"/>
          <w:szCs w:val="21"/>
          <w:lang w:val="en-GB"/>
        </w:rPr>
        <w:t>4</w:t>
      </w:r>
      <w:r w:rsidR="000D20DB" w:rsidRPr="00076D81">
        <w:rPr>
          <w:rFonts w:ascii="Arial" w:hAnsi="Arial" w:cs="Arial"/>
          <w:color w:val="555555"/>
          <w:sz w:val="21"/>
          <w:szCs w:val="21"/>
          <w:lang w:val="en-GB"/>
        </w:rPr>
        <w:t>/2023</w:t>
      </w:r>
    </w:p>
    <w:p w14:paraId="2028D091" w14:textId="77777777" w:rsidR="000D20DB" w:rsidRPr="00076D81" w:rsidRDefault="000D20DB" w:rsidP="000D20DB">
      <w:pPr>
        <w:rPr>
          <w:rFonts w:ascii="Arial" w:eastAsia="Times New Roman" w:hAnsi="Arial" w:cs="Arial"/>
          <w:color w:val="555555"/>
          <w:sz w:val="21"/>
          <w:szCs w:val="21"/>
          <w:lang w:val="en-GB"/>
        </w:rPr>
      </w:pPr>
      <w:r w:rsidRPr="00076D81">
        <w:rPr>
          <w:rFonts w:ascii="Arial" w:hAnsi="Arial" w:cs="Arial"/>
          <w:color w:val="555555"/>
          <w:sz w:val="21"/>
          <w:szCs w:val="21"/>
          <w:lang w:val="en-GB"/>
        </w:rPr>
        <w:br w:type="page"/>
      </w:r>
    </w:p>
    <w:sdt>
      <w:sdtPr>
        <w:rPr>
          <w:rFonts w:asciiTheme="minorHAnsi" w:eastAsiaTheme="minorEastAsia" w:hAnsiTheme="minorHAnsi" w:cstheme="minorBidi"/>
          <w:color w:val="auto"/>
          <w:sz w:val="22"/>
          <w:szCs w:val="22"/>
          <w:lang w:eastAsia="ko-KR"/>
        </w:rPr>
        <w:id w:val="-1477601414"/>
        <w:docPartObj>
          <w:docPartGallery w:val="Table of Contents"/>
          <w:docPartUnique/>
        </w:docPartObj>
      </w:sdtPr>
      <w:sdtEndPr>
        <w:rPr>
          <w:b/>
          <w:bCs/>
          <w:noProof/>
        </w:rPr>
      </w:sdtEndPr>
      <w:sdtContent>
        <w:p w14:paraId="32EEB78F" w14:textId="73F9DF44" w:rsidR="009748A7" w:rsidRDefault="009748A7">
          <w:pPr>
            <w:pStyle w:val="TOCHeading"/>
          </w:pPr>
          <w:r>
            <w:t>Contents</w:t>
          </w:r>
        </w:p>
        <w:p w14:paraId="57F3A3D0" w14:textId="0BE96B88" w:rsidR="00816477" w:rsidRDefault="009748A7">
          <w:pPr>
            <w:pStyle w:val="TOC1"/>
            <w:tabs>
              <w:tab w:val="right" w:leader="dot" w:pos="9016"/>
            </w:tabs>
            <w:rPr>
              <w:noProof/>
              <w:kern w:val="2"/>
              <w:lang/>
              <w14:ligatures w14:val="standardContextual"/>
            </w:rPr>
          </w:pPr>
          <w:r>
            <w:fldChar w:fldCharType="begin"/>
          </w:r>
          <w:r>
            <w:instrText xml:space="preserve"> TOC \o "1-3" \h \z \u </w:instrText>
          </w:r>
          <w:r>
            <w:fldChar w:fldCharType="separate"/>
          </w:r>
          <w:hyperlink w:anchor="_Toc135581248" w:history="1">
            <w:r w:rsidR="00816477" w:rsidRPr="00852BD0">
              <w:rPr>
                <w:rStyle w:val="Hyperlink"/>
                <w:noProof/>
              </w:rPr>
              <w:t>Introduction</w:t>
            </w:r>
            <w:r w:rsidR="00816477">
              <w:rPr>
                <w:noProof/>
                <w:webHidden/>
              </w:rPr>
              <w:tab/>
            </w:r>
            <w:r w:rsidR="00816477">
              <w:rPr>
                <w:noProof/>
                <w:webHidden/>
              </w:rPr>
              <w:fldChar w:fldCharType="begin"/>
            </w:r>
            <w:r w:rsidR="00816477">
              <w:rPr>
                <w:noProof/>
                <w:webHidden/>
              </w:rPr>
              <w:instrText xml:space="preserve"> PAGEREF _Toc135581248 \h </w:instrText>
            </w:r>
            <w:r w:rsidR="00816477">
              <w:rPr>
                <w:noProof/>
                <w:webHidden/>
              </w:rPr>
            </w:r>
            <w:r w:rsidR="00816477">
              <w:rPr>
                <w:noProof/>
                <w:webHidden/>
              </w:rPr>
              <w:fldChar w:fldCharType="separate"/>
            </w:r>
            <w:r w:rsidR="00816477">
              <w:rPr>
                <w:noProof/>
                <w:webHidden/>
              </w:rPr>
              <w:t>3</w:t>
            </w:r>
            <w:r w:rsidR="00816477">
              <w:rPr>
                <w:noProof/>
                <w:webHidden/>
              </w:rPr>
              <w:fldChar w:fldCharType="end"/>
            </w:r>
          </w:hyperlink>
        </w:p>
        <w:p w14:paraId="38E03B94" w14:textId="3A839EAD" w:rsidR="00816477" w:rsidRDefault="00816477">
          <w:pPr>
            <w:pStyle w:val="TOC1"/>
            <w:tabs>
              <w:tab w:val="right" w:leader="dot" w:pos="9016"/>
            </w:tabs>
            <w:rPr>
              <w:noProof/>
              <w:kern w:val="2"/>
              <w:lang/>
              <w14:ligatures w14:val="standardContextual"/>
            </w:rPr>
          </w:pPr>
          <w:hyperlink w:anchor="_Toc135581249" w:history="1">
            <w:r w:rsidRPr="00852BD0">
              <w:rPr>
                <w:rStyle w:val="Hyperlink"/>
                <w:noProof/>
              </w:rPr>
              <w:t>Exploring the data</w:t>
            </w:r>
            <w:r>
              <w:rPr>
                <w:noProof/>
                <w:webHidden/>
              </w:rPr>
              <w:tab/>
            </w:r>
            <w:r>
              <w:rPr>
                <w:noProof/>
                <w:webHidden/>
              </w:rPr>
              <w:fldChar w:fldCharType="begin"/>
            </w:r>
            <w:r>
              <w:rPr>
                <w:noProof/>
                <w:webHidden/>
              </w:rPr>
              <w:instrText xml:space="preserve"> PAGEREF _Toc135581249 \h </w:instrText>
            </w:r>
            <w:r>
              <w:rPr>
                <w:noProof/>
                <w:webHidden/>
              </w:rPr>
            </w:r>
            <w:r>
              <w:rPr>
                <w:noProof/>
                <w:webHidden/>
              </w:rPr>
              <w:fldChar w:fldCharType="separate"/>
            </w:r>
            <w:r>
              <w:rPr>
                <w:noProof/>
                <w:webHidden/>
              </w:rPr>
              <w:t>4</w:t>
            </w:r>
            <w:r>
              <w:rPr>
                <w:noProof/>
                <w:webHidden/>
              </w:rPr>
              <w:fldChar w:fldCharType="end"/>
            </w:r>
          </w:hyperlink>
        </w:p>
        <w:p w14:paraId="0D5A6E84" w14:textId="6616E6D0" w:rsidR="00816477" w:rsidRDefault="00816477">
          <w:pPr>
            <w:pStyle w:val="TOC2"/>
            <w:tabs>
              <w:tab w:val="right" w:leader="dot" w:pos="9016"/>
            </w:tabs>
            <w:rPr>
              <w:noProof/>
              <w:kern w:val="2"/>
              <w:lang/>
              <w14:ligatures w14:val="standardContextual"/>
            </w:rPr>
          </w:pPr>
          <w:hyperlink w:anchor="_Toc135581250" w:history="1">
            <w:r w:rsidRPr="00852BD0">
              <w:rPr>
                <w:rStyle w:val="Hyperlink"/>
                <w:noProof/>
              </w:rPr>
              <w:t>Scatter plots</w:t>
            </w:r>
            <w:r>
              <w:rPr>
                <w:noProof/>
                <w:webHidden/>
              </w:rPr>
              <w:tab/>
            </w:r>
            <w:r>
              <w:rPr>
                <w:noProof/>
                <w:webHidden/>
              </w:rPr>
              <w:fldChar w:fldCharType="begin"/>
            </w:r>
            <w:r>
              <w:rPr>
                <w:noProof/>
                <w:webHidden/>
              </w:rPr>
              <w:instrText xml:space="preserve"> PAGEREF _Toc135581250 \h </w:instrText>
            </w:r>
            <w:r>
              <w:rPr>
                <w:noProof/>
                <w:webHidden/>
              </w:rPr>
            </w:r>
            <w:r>
              <w:rPr>
                <w:noProof/>
                <w:webHidden/>
              </w:rPr>
              <w:fldChar w:fldCharType="separate"/>
            </w:r>
            <w:r>
              <w:rPr>
                <w:noProof/>
                <w:webHidden/>
              </w:rPr>
              <w:t>4</w:t>
            </w:r>
            <w:r>
              <w:rPr>
                <w:noProof/>
                <w:webHidden/>
              </w:rPr>
              <w:fldChar w:fldCharType="end"/>
            </w:r>
          </w:hyperlink>
        </w:p>
        <w:p w14:paraId="614E77F2" w14:textId="1FC2D977" w:rsidR="00816477" w:rsidRDefault="00816477">
          <w:pPr>
            <w:pStyle w:val="TOC2"/>
            <w:tabs>
              <w:tab w:val="right" w:leader="dot" w:pos="9016"/>
            </w:tabs>
            <w:rPr>
              <w:noProof/>
              <w:kern w:val="2"/>
              <w:lang/>
              <w14:ligatures w14:val="standardContextual"/>
            </w:rPr>
          </w:pPr>
          <w:hyperlink w:anchor="_Toc135581251" w:history="1">
            <w:r w:rsidRPr="00852BD0">
              <w:rPr>
                <w:rStyle w:val="Hyperlink"/>
                <w:noProof/>
                <w:lang w:val="en-GB"/>
              </w:rPr>
              <w:t>Histogram</w:t>
            </w:r>
            <w:r>
              <w:rPr>
                <w:noProof/>
                <w:webHidden/>
              </w:rPr>
              <w:tab/>
            </w:r>
            <w:r>
              <w:rPr>
                <w:noProof/>
                <w:webHidden/>
              </w:rPr>
              <w:fldChar w:fldCharType="begin"/>
            </w:r>
            <w:r>
              <w:rPr>
                <w:noProof/>
                <w:webHidden/>
              </w:rPr>
              <w:instrText xml:space="preserve"> PAGEREF _Toc135581251 \h </w:instrText>
            </w:r>
            <w:r>
              <w:rPr>
                <w:noProof/>
                <w:webHidden/>
              </w:rPr>
            </w:r>
            <w:r>
              <w:rPr>
                <w:noProof/>
                <w:webHidden/>
              </w:rPr>
              <w:fldChar w:fldCharType="separate"/>
            </w:r>
            <w:r>
              <w:rPr>
                <w:noProof/>
                <w:webHidden/>
              </w:rPr>
              <w:t>5</w:t>
            </w:r>
            <w:r>
              <w:rPr>
                <w:noProof/>
                <w:webHidden/>
              </w:rPr>
              <w:fldChar w:fldCharType="end"/>
            </w:r>
          </w:hyperlink>
        </w:p>
        <w:p w14:paraId="1A5C6F62" w14:textId="46FAE878" w:rsidR="00816477" w:rsidRDefault="00816477">
          <w:pPr>
            <w:pStyle w:val="TOC2"/>
            <w:tabs>
              <w:tab w:val="right" w:leader="dot" w:pos="9016"/>
            </w:tabs>
            <w:rPr>
              <w:noProof/>
              <w:kern w:val="2"/>
              <w:lang/>
              <w14:ligatures w14:val="standardContextual"/>
            </w:rPr>
          </w:pPr>
          <w:hyperlink w:anchor="_Toc135581252" w:history="1">
            <w:r w:rsidRPr="00852BD0">
              <w:rPr>
                <w:rStyle w:val="Hyperlink"/>
                <w:noProof/>
                <w:lang w:val="en-GB"/>
              </w:rPr>
              <w:t>Distributions</w:t>
            </w:r>
            <w:r>
              <w:rPr>
                <w:noProof/>
                <w:webHidden/>
              </w:rPr>
              <w:tab/>
            </w:r>
            <w:r>
              <w:rPr>
                <w:noProof/>
                <w:webHidden/>
              </w:rPr>
              <w:fldChar w:fldCharType="begin"/>
            </w:r>
            <w:r>
              <w:rPr>
                <w:noProof/>
                <w:webHidden/>
              </w:rPr>
              <w:instrText xml:space="preserve"> PAGEREF _Toc135581252 \h </w:instrText>
            </w:r>
            <w:r>
              <w:rPr>
                <w:noProof/>
                <w:webHidden/>
              </w:rPr>
            </w:r>
            <w:r>
              <w:rPr>
                <w:noProof/>
                <w:webHidden/>
              </w:rPr>
              <w:fldChar w:fldCharType="separate"/>
            </w:r>
            <w:r>
              <w:rPr>
                <w:noProof/>
                <w:webHidden/>
              </w:rPr>
              <w:t>5</w:t>
            </w:r>
            <w:r>
              <w:rPr>
                <w:noProof/>
                <w:webHidden/>
              </w:rPr>
              <w:fldChar w:fldCharType="end"/>
            </w:r>
          </w:hyperlink>
        </w:p>
        <w:p w14:paraId="6729CEBA" w14:textId="61CDEC52" w:rsidR="00816477" w:rsidRDefault="00816477">
          <w:pPr>
            <w:pStyle w:val="TOC2"/>
            <w:tabs>
              <w:tab w:val="right" w:leader="dot" w:pos="9016"/>
            </w:tabs>
            <w:rPr>
              <w:noProof/>
              <w:kern w:val="2"/>
              <w:lang/>
              <w14:ligatures w14:val="standardContextual"/>
            </w:rPr>
          </w:pPr>
          <w:hyperlink w:anchor="_Toc135581253" w:history="1">
            <w:r w:rsidRPr="00852BD0">
              <w:rPr>
                <w:rStyle w:val="Hyperlink"/>
                <w:noProof/>
                <w:lang w:val="en-GB"/>
              </w:rPr>
              <w:t>Conclusion</w:t>
            </w:r>
            <w:r>
              <w:rPr>
                <w:noProof/>
                <w:webHidden/>
              </w:rPr>
              <w:tab/>
            </w:r>
            <w:r>
              <w:rPr>
                <w:noProof/>
                <w:webHidden/>
              </w:rPr>
              <w:fldChar w:fldCharType="begin"/>
            </w:r>
            <w:r>
              <w:rPr>
                <w:noProof/>
                <w:webHidden/>
              </w:rPr>
              <w:instrText xml:space="preserve"> PAGEREF _Toc135581253 \h </w:instrText>
            </w:r>
            <w:r>
              <w:rPr>
                <w:noProof/>
                <w:webHidden/>
              </w:rPr>
            </w:r>
            <w:r>
              <w:rPr>
                <w:noProof/>
                <w:webHidden/>
              </w:rPr>
              <w:fldChar w:fldCharType="separate"/>
            </w:r>
            <w:r>
              <w:rPr>
                <w:noProof/>
                <w:webHidden/>
              </w:rPr>
              <w:t>6</w:t>
            </w:r>
            <w:r>
              <w:rPr>
                <w:noProof/>
                <w:webHidden/>
              </w:rPr>
              <w:fldChar w:fldCharType="end"/>
            </w:r>
          </w:hyperlink>
        </w:p>
        <w:p w14:paraId="49ECA464" w14:textId="40B43BBB" w:rsidR="00816477" w:rsidRDefault="00816477">
          <w:pPr>
            <w:pStyle w:val="TOC1"/>
            <w:tabs>
              <w:tab w:val="right" w:leader="dot" w:pos="9016"/>
            </w:tabs>
            <w:rPr>
              <w:noProof/>
              <w:kern w:val="2"/>
              <w:lang/>
              <w14:ligatures w14:val="standardContextual"/>
            </w:rPr>
          </w:pPr>
          <w:hyperlink w:anchor="_Toc135581254" w:history="1">
            <w:r w:rsidRPr="00852BD0">
              <w:rPr>
                <w:rStyle w:val="Hyperlink"/>
                <w:noProof/>
                <w:lang w:val="en-GB"/>
              </w:rPr>
              <w:t>Unsupervised learning</w:t>
            </w:r>
            <w:r>
              <w:rPr>
                <w:noProof/>
                <w:webHidden/>
              </w:rPr>
              <w:tab/>
            </w:r>
            <w:r>
              <w:rPr>
                <w:noProof/>
                <w:webHidden/>
              </w:rPr>
              <w:fldChar w:fldCharType="begin"/>
            </w:r>
            <w:r>
              <w:rPr>
                <w:noProof/>
                <w:webHidden/>
              </w:rPr>
              <w:instrText xml:space="preserve"> PAGEREF _Toc135581254 \h </w:instrText>
            </w:r>
            <w:r>
              <w:rPr>
                <w:noProof/>
                <w:webHidden/>
              </w:rPr>
            </w:r>
            <w:r>
              <w:rPr>
                <w:noProof/>
                <w:webHidden/>
              </w:rPr>
              <w:fldChar w:fldCharType="separate"/>
            </w:r>
            <w:r>
              <w:rPr>
                <w:noProof/>
                <w:webHidden/>
              </w:rPr>
              <w:t>6</w:t>
            </w:r>
            <w:r>
              <w:rPr>
                <w:noProof/>
                <w:webHidden/>
              </w:rPr>
              <w:fldChar w:fldCharType="end"/>
            </w:r>
          </w:hyperlink>
        </w:p>
        <w:p w14:paraId="166B5C9C" w14:textId="3FC0157B" w:rsidR="00816477" w:rsidRDefault="00816477">
          <w:pPr>
            <w:pStyle w:val="TOC2"/>
            <w:tabs>
              <w:tab w:val="right" w:leader="dot" w:pos="9016"/>
            </w:tabs>
            <w:rPr>
              <w:noProof/>
              <w:kern w:val="2"/>
              <w:lang/>
              <w14:ligatures w14:val="standardContextual"/>
            </w:rPr>
          </w:pPr>
          <w:hyperlink w:anchor="_Toc135581255" w:history="1">
            <w:r w:rsidRPr="00852BD0">
              <w:rPr>
                <w:rStyle w:val="Hyperlink"/>
                <w:noProof/>
                <w:lang w:val="en-GB"/>
              </w:rPr>
              <w:t>Hyperparameters</w:t>
            </w:r>
            <w:r>
              <w:rPr>
                <w:noProof/>
                <w:webHidden/>
              </w:rPr>
              <w:tab/>
            </w:r>
            <w:r>
              <w:rPr>
                <w:noProof/>
                <w:webHidden/>
              </w:rPr>
              <w:fldChar w:fldCharType="begin"/>
            </w:r>
            <w:r>
              <w:rPr>
                <w:noProof/>
                <w:webHidden/>
              </w:rPr>
              <w:instrText xml:space="preserve"> PAGEREF _Toc135581255 \h </w:instrText>
            </w:r>
            <w:r>
              <w:rPr>
                <w:noProof/>
                <w:webHidden/>
              </w:rPr>
            </w:r>
            <w:r>
              <w:rPr>
                <w:noProof/>
                <w:webHidden/>
              </w:rPr>
              <w:fldChar w:fldCharType="separate"/>
            </w:r>
            <w:r>
              <w:rPr>
                <w:noProof/>
                <w:webHidden/>
              </w:rPr>
              <w:t>6</w:t>
            </w:r>
            <w:r>
              <w:rPr>
                <w:noProof/>
                <w:webHidden/>
              </w:rPr>
              <w:fldChar w:fldCharType="end"/>
            </w:r>
          </w:hyperlink>
        </w:p>
        <w:p w14:paraId="2FCC7CB4" w14:textId="128E4984" w:rsidR="00816477" w:rsidRDefault="00816477">
          <w:pPr>
            <w:pStyle w:val="TOC2"/>
            <w:tabs>
              <w:tab w:val="right" w:leader="dot" w:pos="9016"/>
            </w:tabs>
            <w:rPr>
              <w:noProof/>
              <w:kern w:val="2"/>
              <w:lang/>
              <w14:ligatures w14:val="standardContextual"/>
            </w:rPr>
          </w:pPr>
          <w:hyperlink w:anchor="_Toc135581256" w:history="1">
            <w:r w:rsidRPr="00852BD0">
              <w:rPr>
                <w:rStyle w:val="Hyperlink"/>
                <w:noProof/>
                <w:lang w:val="en-GB"/>
              </w:rPr>
              <w:t>K-means</w:t>
            </w:r>
            <w:r>
              <w:rPr>
                <w:noProof/>
                <w:webHidden/>
              </w:rPr>
              <w:tab/>
            </w:r>
            <w:r>
              <w:rPr>
                <w:noProof/>
                <w:webHidden/>
              </w:rPr>
              <w:fldChar w:fldCharType="begin"/>
            </w:r>
            <w:r>
              <w:rPr>
                <w:noProof/>
                <w:webHidden/>
              </w:rPr>
              <w:instrText xml:space="preserve"> PAGEREF _Toc135581256 \h </w:instrText>
            </w:r>
            <w:r>
              <w:rPr>
                <w:noProof/>
                <w:webHidden/>
              </w:rPr>
            </w:r>
            <w:r>
              <w:rPr>
                <w:noProof/>
                <w:webHidden/>
              </w:rPr>
              <w:fldChar w:fldCharType="separate"/>
            </w:r>
            <w:r>
              <w:rPr>
                <w:noProof/>
                <w:webHidden/>
              </w:rPr>
              <w:t>7</w:t>
            </w:r>
            <w:r>
              <w:rPr>
                <w:noProof/>
                <w:webHidden/>
              </w:rPr>
              <w:fldChar w:fldCharType="end"/>
            </w:r>
          </w:hyperlink>
        </w:p>
        <w:p w14:paraId="52D8C96D" w14:textId="6F9E9A75" w:rsidR="00816477" w:rsidRDefault="00816477">
          <w:pPr>
            <w:pStyle w:val="TOC2"/>
            <w:tabs>
              <w:tab w:val="right" w:leader="dot" w:pos="9016"/>
            </w:tabs>
            <w:rPr>
              <w:noProof/>
              <w:kern w:val="2"/>
              <w:lang/>
              <w14:ligatures w14:val="standardContextual"/>
            </w:rPr>
          </w:pPr>
          <w:hyperlink w:anchor="_Toc135581257" w:history="1">
            <w:r w:rsidRPr="00852BD0">
              <w:rPr>
                <w:rStyle w:val="Hyperlink"/>
                <w:noProof/>
                <w:lang w:val="en-GB"/>
              </w:rPr>
              <w:t>Hierarchical clustering</w:t>
            </w:r>
            <w:r>
              <w:rPr>
                <w:noProof/>
                <w:webHidden/>
              </w:rPr>
              <w:tab/>
            </w:r>
            <w:r>
              <w:rPr>
                <w:noProof/>
                <w:webHidden/>
              </w:rPr>
              <w:fldChar w:fldCharType="begin"/>
            </w:r>
            <w:r>
              <w:rPr>
                <w:noProof/>
                <w:webHidden/>
              </w:rPr>
              <w:instrText xml:space="preserve"> PAGEREF _Toc135581257 \h </w:instrText>
            </w:r>
            <w:r>
              <w:rPr>
                <w:noProof/>
                <w:webHidden/>
              </w:rPr>
            </w:r>
            <w:r>
              <w:rPr>
                <w:noProof/>
                <w:webHidden/>
              </w:rPr>
              <w:fldChar w:fldCharType="separate"/>
            </w:r>
            <w:r>
              <w:rPr>
                <w:noProof/>
                <w:webHidden/>
              </w:rPr>
              <w:t>9</w:t>
            </w:r>
            <w:r>
              <w:rPr>
                <w:noProof/>
                <w:webHidden/>
              </w:rPr>
              <w:fldChar w:fldCharType="end"/>
            </w:r>
          </w:hyperlink>
        </w:p>
        <w:p w14:paraId="61B431BD" w14:textId="6BB95E34" w:rsidR="00816477" w:rsidRDefault="00816477">
          <w:pPr>
            <w:pStyle w:val="TOC2"/>
            <w:tabs>
              <w:tab w:val="right" w:leader="dot" w:pos="9016"/>
            </w:tabs>
            <w:rPr>
              <w:noProof/>
              <w:kern w:val="2"/>
              <w:lang/>
              <w14:ligatures w14:val="standardContextual"/>
            </w:rPr>
          </w:pPr>
          <w:hyperlink w:anchor="_Toc135581258" w:history="1">
            <w:r w:rsidRPr="00852BD0">
              <w:rPr>
                <w:rStyle w:val="Hyperlink"/>
                <w:noProof/>
                <w:lang w:val="en-GB"/>
              </w:rPr>
              <w:t>Conclusions</w:t>
            </w:r>
            <w:r>
              <w:rPr>
                <w:noProof/>
                <w:webHidden/>
              </w:rPr>
              <w:tab/>
            </w:r>
            <w:r>
              <w:rPr>
                <w:noProof/>
                <w:webHidden/>
              </w:rPr>
              <w:fldChar w:fldCharType="begin"/>
            </w:r>
            <w:r>
              <w:rPr>
                <w:noProof/>
                <w:webHidden/>
              </w:rPr>
              <w:instrText xml:space="preserve"> PAGEREF _Toc135581258 \h </w:instrText>
            </w:r>
            <w:r>
              <w:rPr>
                <w:noProof/>
                <w:webHidden/>
              </w:rPr>
            </w:r>
            <w:r>
              <w:rPr>
                <w:noProof/>
                <w:webHidden/>
              </w:rPr>
              <w:fldChar w:fldCharType="separate"/>
            </w:r>
            <w:r>
              <w:rPr>
                <w:noProof/>
                <w:webHidden/>
              </w:rPr>
              <w:t>9</w:t>
            </w:r>
            <w:r>
              <w:rPr>
                <w:noProof/>
                <w:webHidden/>
              </w:rPr>
              <w:fldChar w:fldCharType="end"/>
            </w:r>
          </w:hyperlink>
        </w:p>
        <w:p w14:paraId="58E50304" w14:textId="4C6ADDFE" w:rsidR="00816477" w:rsidRDefault="00816477">
          <w:pPr>
            <w:pStyle w:val="TOC1"/>
            <w:tabs>
              <w:tab w:val="right" w:leader="dot" w:pos="9016"/>
            </w:tabs>
            <w:rPr>
              <w:noProof/>
              <w:kern w:val="2"/>
              <w:lang/>
              <w14:ligatures w14:val="standardContextual"/>
            </w:rPr>
          </w:pPr>
          <w:hyperlink w:anchor="_Toc135581259" w:history="1">
            <w:r w:rsidRPr="00852BD0">
              <w:rPr>
                <w:rStyle w:val="Hyperlink"/>
                <w:noProof/>
                <w:lang w:val="en-GB"/>
              </w:rPr>
              <w:t>Supervised learning</w:t>
            </w:r>
            <w:r>
              <w:rPr>
                <w:noProof/>
                <w:webHidden/>
              </w:rPr>
              <w:tab/>
            </w:r>
            <w:r>
              <w:rPr>
                <w:noProof/>
                <w:webHidden/>
              </w:rPr>
              <w:fldChar w:fldCharType="begin"/>
            </w:r>
            <w:r>
              <w:rPr>
                <w:noProof/>
                <w:webHidden/>
              </w:rPr>
              <w:instrText xml:space="preserve"> PAGEREF _Toc135581259 \h </w:instrText>
            </w:r>
            <w:r>
              <w:rPr>
                <w:noProof/>
                <w:webHidden/>
              </w:rPr>
            </w:r>
            <w:r>
              <w:rPr>
                <w:noProof/>
                <w:webHidden/>
              </w:rPr>
              <w:fldChar w:fldCharType="separate"/>
            </w:r>
            <w:r>
              <w:rPr>
                <w:noProof/>
                <w:webHidden/>
              </w:rPr>
              <w:t>10</w:t>
            </w:r>
            <w:r>
              <w:rPr>
                <w:noProof/>
                <w:webHidden/>
              </w:rPr>
              <w:fldChar w:fldCharType="end"/>
            </w:r>
          </w:hyperlink>
        </w:p>
        <w:p w14:paraId="64B184BF" w14:textId="02D225A4" w:rsidR="00816477" w:rsidRDefault="00816477">
          <w:pPr>
            <w:pStyle w:val="TOC2"/>
            <w:tabs>
              <w:tab w:val="right" w:leader="dot" w:pos="9016"/>
            </w:tabs>
            <w:rPr>
              <w:noProof/>
              <w:kern w:val="2"/>
              <w:lang/>
              <w14:ligatures w14:val="standardContextual"/>
            </w:rPr>
          </w:pPr>
          <w:hyperlink w:anchor="_Toc135581260" w:history="1">
            <w:r w:rsidRPr="00852BD0">
              <w:rPr>
                <w:rStyle w:val="Hyperlink"/>
                <w:noProof/>
                <w:lang w:val="en-GB"/>
              </w:rPr>
              <w:t>Essence</w:t>
            </w:r>
            <w:r>
              <w:rPr>
                <w:noProof/>
                <w:webHidden/>
              </w:rPr>
              <w:tab/>
            </w:r>
            <w:r>
              <w:rPr>
                <w:noProof/>
                <w:webHidden/>
              </w:rPr>
              <w:fldChar w:fldCharType="begin"/>
            </w:r>
            <w:r>
              <w:rPr>
                <w:noProof/>
                <w:webHidden/>
              </w:rPr>
              <w:instrText xml:space="preserve"> PAGEREF _Toc135581260 \h </w:instrText>
            </w:r>
            <w:r>
              <w:rPr>
                <w:noProof/>
                <w:webHidden/>
              </w:rPr>
            </w:r>
            <w:r>
              <w:rPr>
                <w:noProof/>
                <w:webHidden/>
              </w:rPr>
              <w:fldChar w:fldCharType="separate"/>
            </w:r>
            <w:r>
              <w:rPr>
                <w:noProof/>
                <w:webHidden/>
              </w:rPr>
              <w:t>10</w:t>
            </w:r>
            <w:r>
              <w:rPr>
                <w:noProof/>
                <w:webHidden/>
              </w:rPr>
              <w:fldChar w:fldCharType="end"/>
            </w:r>
          </w:hyperlink>
        </w:p>
        <w:p w14:paraId="093E7A7E" w14:textId="540035D4" w:rsidR="00816477" w:rsidRDefault="00816477">
          <w:pPr>
            <w:pStyle w:val="TOC2"/>
            <w:tabs>
              <w:tab w:val="right" w:leader="dot" w:pos="9016"/>
            </w:tabs>
            <w:rPr>
              <w:noProof/>
              <w:kern w:val="2"/>
              <w:lang/>
              <w14:ligatures w14:val="standardContextual"/>
            </w:rPr>
          </w:pPr>
          <w:hyperlink w:anchor="_Toc135581261" w:history="1">
            <w:r w:rsidRPr="00852BD0">
              <w:rPr>
                <w:rStyle w:val="Hyperlink"/>
                <w:noProof/>
                <w:lang w:val="en-GB"/>
              </w:rPr>
              <w:t>Hyperparameters</w:t>
            </w:r>
            <w:r>
              <w:rPr>
                <w:noProof/>
                <w:webHidden/>
              </w:rPr>
              <w:tab/>
            </w:r>
            <w:r>
              <w:rPr>
                <w:noProof/>
                <w:webHidden/>
              </w:rPr>
              <w:fldChar w:fldCharType="begin"/>
            </w:r>
            <w:r>
              <w:rPr>
                <w:noProof/>
                <w:webHidden/>
              </w:rPr>
              <w:instrText xml:space="preserve"> PAGEREF _Toc135581261 \h </w:instrText>
            </w:r>
            <w:r>
              <w:rPr>
                <w:noProof/>
                <w:webHidden/>
              </w:rPr>
            </w:r>
            <w:r>
              <w:rPr>
                <w:noProof/>
                <w:webHidden/>
              </w:rPr>
              <w:fldChar w:fldCharType="separate"/>
            </w:r>
            <w:r>
              <w:rPr>
                <w:noProof/>
                <w:webHidden/>
              </w:rPr>
              <w:t>10</w:t>
            </w:r>
            <w:r>
              <w:rPr>
                <w:noProof/>
                <w:webHidden/>
              </w:rPr>
              <w:fldChar w:fldCharType="end"/>
            </w:r>
          </w:hyperlink>
        </w:p>
        <w:p w14:paraId="3CEDE4DA" w14:textId="1C6B13AF" w:rsidR="00816477" w:rsidRDefault="00816477">
          <w:pPr>
            <w:pStyle w:val="TOC2"/>
            <w:tabs>
              <w:tab w:val="right" w:leader="dot" w:pos="9016"/>
            </w:tabs>
            <w:rPr>
              <w:noProof/>
              <w:kern w:val="2"/>
              <w:lang/>
              <w14:ligatures w14:val="standardContextual"/>
            </w:rPr>
          </w:pPr>
          <w:hyperlink w:anchor="_Toc135581262" w:history="1">
            <w:r w:rsidRPr="00852BD0">
              <w:rPr>
                <w:rStyle w:val="Hyperlink"/>
                <w:noProof/>
                <w:lang w:val="en-GB"/>
              </w:rPr>
              <w:t>Confusion matrix</w:t>
            </w:r>
            <w:r>
              <w:rPr>
                <w:noProof/>
                <w:webHidden/>
              </w:rPr>
              <w:tab/>
            </w:r>
            <w:r>
              <w:rPr>
                <w:noProof/>
                <w:webHidden/>
              </w:rPr>
              <w:fldChar w:fldCharType="begin"/>
            </w:r>
            <w:r>
              <w:rPr>
                <w:noProof/>
                <w:webHidden/>
              </w:rPr>
              <w:instrText xml:space="preserve"> PAGEREF _Toc135581262 \h </w:instrText>
            </w:r>
            <w:r>
              <w:rPr>
                <w:noProof/>
                <w:webHidden/>
              </w:rPr>
            </w:r>
            <w:r>
              <w:rPr>
                <w:noProof/>
                <w:webHidden/>
              </w:rPr>
              <w:fldChar w:fldCharType="separate"/>
            </w:r>
            <w:r>
              <w:rPr>
                <w:noProof/>
                <w:webHidden/>
              </w:rPr>
              <w:t>11</w:t>
            </w:r>
            <w:r>
              <w:rPr>
                <w:noProof/>
                <w:webHidden/>
              </w:rPr>
              <w:fldChar w:fldCharType="end"/>
            </w:r>
          </w:hyperlink>
        </w:p>
        <w:p w14:paraId="0D715810" w14:textId="05449743" w:rsidR="00816477" w:rsidRDefault="00816477">
          <w:pPr>
            <w:pStyle w:val="TOC2"/>
            <w:tabs>
              <w:tab w:val="right" w:leader="dot" w:pos="9016"/>
            </w:tabs>
            <w:rPr>
              <w:noProof/>
              <w:kern w:val="2"/>
              <w:lang/>
              <w14:ligatures w14:val="standardContextual"/>
            </w:rPr>
          </w:pPr>
          <w:hyperlink w:anchor="_Toc135581263" w:history="1">
            <w:r w:rsidRPr="00852BD0">
              <w:rPr>
                <w:rStyle w:val="Hyperlink"/>
                <w:noProof/>
                <w:lang w:val="en-GB"/>
              </w:rPr>
              <w:t>ROC-analysis</w:t>
            </w:r>
            <w:r>
              <w:rPr>
                <w:noProof/>
                <w:webHidden/>
              </w:rPr>
              <w:tab/>
            </w:r>
            <w:r>
              <w:rPr>
                <w:noProof/>
                <w:webHidden/>
              </w:rPr>
              <w:fldChar w:fldCharType="begin"/>
            </w:r>
            <w:r>
              <w:rPr>
                <w:noProof/>
                <w:webHidden/>
              </w:rPr>
              <w:instrText xml:space="preserve"> PAGEREF _Toc135581263 \h </w:instrText>
            </w:r>
            <w:r>
              <w:rPr>
                <w:noProof/>
                <w:webHidden/>
              </w:rPr>
            </w:r>
            <w:r>
              <w:rPr>
                <w:noProof/>
                <w:webHidden/>
              </w:rPr>
              <w:fldChar w:fldCharType="separate"/>
            </w:r>
            <w:r>
              <w:rPr>
                <w:noProof/>
                <w:webHidden/>
              </w:rPr>
              <w:t>12</w:t>
            </w:r>
            <w:r>
              <w:rPr>
                <w:noProof/>
                <w:webHidden/>
              </w:rPr>
              <w:fldChar w:fldCharType="end"/>
            </w:r>
          </w:hyperlink>
        </w:p>
        <w:p w14:paraId="504C219F" w14:textId="26C1B0C7" w:rsidR="00816477" w:rsidRDefault="00816477">
          <w:pPr>
            <w:pStyle w:val="TOC2"/>
            <w:tabs>
              <w:tab w:val="right" w:leader="dot" w:pos="9016"/>
            </w:tabs>
            <w:rPr>
              <w:noProof/>
              <w:kern w:val="2"/>
              <w:lang/>
              <w14:ligatures w14:val="standardContextual"/>
            </w:rPr>
          </w:pPr>
          <w:hyperlink w:anchor="_Toc135581264" w:history="1">
            <w:r w:rsidRPr="00852BD0">
              <w:rPr>
                <w:rStyle w:val="Hyperlink"/>
                <w:noProof/>
                <w:lang w:val="en-GB"/>
              </w:rPr>
              <w:t>Conclusion</w:t>
            </w:r>
            <w:r>
              <w:rPr>
                <w:noProof/>
                <w:webHidden/>
              </w:rPr>
              <w:tab/>
            </w:r>
            <w:r>
              <w:rPr>
                <w:noProof/>
                <w:webHidden/>
              </w:rPr>
              <w:fldChar w:fldCharType="begin"/>
            </w:r>
            <w:r>
              <w:rPr>
                <w:noProof/>
                <w:webHidden/>
              </w:rPr>
              <w:instrText xml:space="preserve"> PAGEREF _Toc135581264 \h </w:instrText>
            </w:r>
            <w:r>
              <w:rPr>
                <w:noProof/>
                <w:webHidden/>
              </w:rPr>
            </w:r>
            <w:r>
              <w:rPr>
                <w:noProof/>
                <w:webHidden/>
              </w:rPr>
              <w:fldChar w:fldCharType="separate"/>
            </w:r>
            <w:r>
              <w:rPr>
                <w:noProof/>
                <w:webHidden/>
              </w:rPr>
              <w:t>12</w:t>
            </w:r>
            <w:r>
              <w:rPr>
                <w:noProof/>
                <w:webHidden/>
              </w:rPr>
              <w:fldChar w:fldCharType="end"/>
            </w:r>
          </w:hyperlink>
        </w:p>
        <w:p w14:paraId="13B2B95D" w14:textId="468AF6A9" w:rsidR="00816477" w:rsidRDefault="00816477">
          <w:pPr>
            <w:pStyle w:val="TOC1"/>
            <w:tabs>
              <w:tab w:val="right" w:leader="dot" w:pos="9016"/>
            </w:tabs>
            <w:rPr>
              <w:noProof/>
              <w:kern w:val="2"/>
              <w:lang/>
              <w14:ligatures w14:val="standardContextual"/>
            </w:rPr>
          </w:pPr>
          <w:hyperlink w:anchor="_Toc135581265" w:history="1">
            <w:r w:rsidRPr="00852BD0">
              <w:rPr>
                <w:rStyle w:val="Hyperlink"/>
                <w:noProof/>
                <w:lang w:val="en-GB"/>
              </w:rPr>
              <w:t>Annex</w:t>
            </w:r>
            <w:r>
              <w:rPr>
                <w:noProof/>
                <w:webHidden/>
              </w:rPr>
              <w:tab/>
            </w:r>
            <w:r>
              <w:rPr>
                <w:noProof/>
                <w:webHidden/>
              </w:rPr>
              <w:fldChar w:fldCharType="begin"/>
            </w:r>
            <w:r>
              <w:rPr>
                <w:noProof/>
                <w:webHidden/>
              </w:rPr>
              <w:instrText xml:space="preserve"> PAGEREF _Toc135581265 \h </w:instrText>
            </w:r>
            <w:r>
              <w:rPr>
                <w:noProof/>
                <w:webHidden/>
              </w:rPr>
            </w:r>
            <w:r>
              <w:rPr>
                <w:noProof/>
                <w:webHidden/>
              </w:rPr>
              <w:fldChar w:fldCharType="separate"/>
            </w:r>
            <w:r>
              <w:rPr>
                <w:noProof/>
                <w:webHidden/>
              </w:rPr>
              <w:t>13</w:t>
            </w:r>
            <w:r>
              <w:rPr>
                <w:noProof/>
                <w:webHidden/>
              </w:rPr>
              <w:fldChar w:fldCharType="end"/>
            </w:r>
          </w:hyperlink>
        </w:p>
        <w:p w14:paraId="4A7DEE24" w14:textId="223122D8" w:rsidR="00816477" w:rsidRDefault="00816477">
          <w:pPr>
            <w:pStyle w:val="TOC1"/>
            <w:tabs>
              <w:tab w:val="right" w:leader="dot" w:pos="9016"/>
            </w:tabs>
            <w:rPr>
              <w:noProof/>
              <w:kern w:val="2"/>
              <w:lang/>
              <w14:ligatures w14:val="standardContextual"/>
            </w:rPr>
          </w:pPr>
          <w:hyperlink w:anchor="_Toc135581266" w:history="1">
            <w:r w:rsidRPr="00852BD0">
              <w:rPr>
                <w:rStyle w:val="Hyperlink"/>
                <w:noProof/>
                <w:lang w:val="en-GB"/>
              </w:rPr>
              <w:t>References</w:t>
            </w:r>
            <w:r>
              <w:rPr>
                <w:noProof/>
                <w:webHidden/>
              </w:rPr>
              <w:tab/>
            </w:r>
            <w:r>
              <w:rPr>
                <w:noProof/>
                <w:webHidden/>
              </w:rPr>
              <w:fldChar w:fldCharType="begin"/>
            </w:r>
            <w:r>
              <w:rPr>
                <w:noProof/>
                <w:webHidden/>
              </w:rPr>
              <w:instrText xml:space="preserve"> PAGEREF _Toc135581266 \h </w:instrText>
            </w:r>
            <w:r>
              <w:rPr>
                <w:noProof/>
                <w:webHidden/>
              </w:rPr>
            </w:r>
            <w:r>
              <w:rPr>
                <w:noProof/>
                <w:webHidden/>
              </w:rPr>
              <w:fldChar w:fldCharType="separate"/>
            </w:r>
            <w:r>
              <w:rPr>
                <w:noProof/>
                <w:webHidden/>
              </w:rPr>
              <w:t>14</w:t>
            </w:r>
            <w:r>
              <w:rPr>
                <w:noProof/>
                <w:webHidden/>
              </w:rPr>
              <w:fldChar w:fldCharType="end"/>
            </w:r>
          </w:hyperlink>
        </w:p>
        <w:p w14:paraId="0B04ADA9" w14:textId="5C25AE3F" w:rsidR="009748A7" w:rsidRDefault="009748A7">
          <w:r>
            <w:rPr>
              <w:b/>
              <w:bCs/>
              <w:noProof/>
            </w:rPr>
            <w:fldChar w:fldCharType="end"/>
          </w:r>
        </w:p>
      </w:sdtContent>
    </w:sdt>
    <w:p w14:paraId="685514C9" w14:textId="00170F17" w:rsidR="0075026F" w:rsidRDefault="0075026F">
      <w:r>
        <w:br w:type="page"/>
      </w:r>
    </w:p>
    <w:p w14:paraId="01E80CAD" w14:textId="08E02B85" w:rsidR="007F12B3" w:rsidRDefault="006C745F" w:rsidP="00A968B1">
      <w:pPr>
        <w:pStyle w:val="Heading1"/>
      </w:pPr>
      <w:bookmarkStart w:id="1" w:name="_Toc135581248"/>
      <w:r>
        <w:lastRenderedPageBreak/>
        <w:t>Introduction</w:t>
      </w:r>
      <w:bookmarkEnd w:id="1"/>
    </w:p>
    <w:p w14:paraId="4299E1A1" w14:textId="77777777" w:rsidR="00936EE1" w:rsidRDefault="00936EE1" w:rsidP="006C745F">
      <w:pPr>
        <w:pStyle w:val="ListParagraph"/>
        <w:ind w:left="360"/>
      </w:pPr>
    </w:p>
    <w:p w14:paraId="5855E8B6" w14:textId="2FDCC113" w:rsidR="006C745F" w:rsidRDefault="0027743B" w:rsidP="006C745F">
      <w:pPr>
        <w:pStyle w:val="ListParagraph"/>
        <w:ind w:left="360"/>
      </w:pPr>
      <w:r>
        <w:t xml:space="preserve">The dataset used in this practical assignment has been obtained </w:t>
      </w:r>
      <w:r w:rsidR="00B1536A">
        <w:t xml:space="preserve">via </w:t>
      </w:r>
      <w:r w:rsidR="009149A9">
        <w:t xml:space="preserve">the </w:t>
      </w:r>
      <w:r w:rsidR="00B1536A">
        <w:t xml:space="preserve">following link: </w:t>
      </w:r>
      <w:hyperlink r:id="rId10" w:history="1">
        <w:r w:rsidR="00B1536A">
          <w:rPr>
            <w:rStyle w:val="Hyperlink"/>
          </w:rPr>
          <w:t>UCI Machine Learning Repository: Algerian Forest Fires Dataset Data Set</w:t>
        </w:r>
      </w:hyperlink>
    </w:p>
    <w:p w14:paraId="350B0EB5" w14:textId="3CB2895B" w:rsidR="00A968B1" w:rsidRDefault="00D30D12" w:rsidP="006C745F">
      <w:pPr>
        <w:pStyle w:val="ListParagraph"/>
        <w:ind w:left="360"/>
        <w:rPr>
          <w:rFonts w:ascii="Arial" w:hAnsi="Arial" w:cs="Arial"/>
          <w:color w:val="123654"/>
          <w:sz w:val="20"/>
          <w:szCs w:val="20"/>
        </w:rPr>
      </w:pPr>
      <w:r>
        <w:t>The author</w:t>
      </w:r>
      <w:r w:rsidR="00995F1C">
        <w:t>s</w:t>
      </w:r>
      <w:r>
        <w:t xml:space="preserve">, </w:t>
      </w:r>
      <w:proofErr w:type="spellStart"/>
      <w:r>
        <w:rPr>
          <w:rFonts w:ascii="Arial" w:hAnsi="Arial" w:cs="Arial"/>
          <w:color w:val="123654"/>
          <w:sz w:val="20"/>
          <w:szCs w:val="20"/>
        </w:rPr>
        <w:t>Faroudja</w:t>
      </w:r>
      <w:proofErr w:type="spellEnd"/>
      <w:r>
        <w:rPr>
          <w:rFonts w:ascii="Arial" w:hAnsi="Arial" w:cs="Arial"/>
          <w:color w:val="123654"/>
          <w:sz w:val="20"/>
          <w:szCs w:val="20"/>
        </w:rPr>
        <w:t xml:space="preserve"> A</w:t>
      </w:r>
      <w:r w:rsidR="00A63C18">
        <w:rPr>
          <w:rFonts w:ascii="Arial" w:hAnsi="Arial" w:cs="Arial"/>
          <w:color w:val="123654"/>
          <w:sz w:val="20"/>
          <w:szCs w:val="20"/>
        </w:rPr>
        <w:t>bid</w:t>
      </w:r>
      <w:r w:rsidR="00995F1C">
        <w:rPr>
          <w:rFonts w:ascii="Arial" w:hAnsi="Arial" w:cs="Arial"/>
          <w:color w:val="123654"/>
          <w:sz w:val="20"/>
          <w:szCs w:val="20"/>
        </w:rPr>
        <w:t xml:space="preserve"> &amp; </w:t>
      </w:r>
      <w:proofErr w:type="spellStart"/>
      <w:r w:rsidR="00995F1C" w:rsidRPr="00995F1C">
        <w:rPr>
          <w:rFonts w:ascii="Arial" w:hAnsi="Arial" w:cs="Arial"/>
          <w:color w:val="123654"/>
          <w:sz w:val="20"/>
          <w:szCs w:val="20"/>
        </w:rPr>
        <w:t>Nouma</w:t>
      </w:r>
      <w:proofErr w:type="spellEnd"/>
      <w:r w:rsidR="00995F1C" w:rsidRPr="00995F1C">
        <w:rPr>
          <w:rFonts w:ascii="Arial" w:hAnsi="Arial" w:cs="Arial"/>
          <w:color w:val="123654"/>
          <w:sz w:val="20"/>
          <w:szCs w:val="20"/>
        </w:rPr>
        <w:t xml:space="preserve"> </w:t>
      </w:r>
      <w:proofErr w:type="spellStart"/>
      <w:r w:rsidR="00995F1C" w:rsidRPr="00995F1C">
        <w:rPr>
          <w:rFonts w:ascii="Arial" w:hAnsi="Arial" w:cs="Arial"/>
          <w:color w:val="123654"/>
          <w:sz w:val="20"/>
          <w:szCs w:val="20"/>
        </w:rPr>
        <w:t>Izeboudjen</w:t>
      </w:r>
      <w:proofErr w:type="spellEnd"/>
      <w:r>
        <w:rPr>
          <w:rFonts w:ascii="Arial" w:hAnsi="Arial" w:cs="Arial"/>
          <w:color w:val="123654"/>
          <w:sz w:val="20"/>
          <w:szCs w:val="20"/>
        </w:rPr>
        <w:t>, ha</w:t>
      </w:r>
      <w:r w:rsidR="00995F1C">
        <w:rPr>
          <w:rFonts w:ascii="Arial" w:hAnsi="Arial" w:cs="Arial"/>
          <w:color w:val="123654"/>
          <w:sz w:val="20"/>
          <w:szCs w:val="20"/>
        </w:rPr>
        <w:t>ve</w:t>
      </w:r>
      <w:r>
        <w:rPr>
          <w:rFonts w:ascii="Arial" w:hAnsi="Arial" w:cs="Arial"/>
          <w:color w:val="123654"/>
          <w:sz w:val="20"/>
          <w:szCs w:val="20"/>
        </w:rPr>
        <w:t xml:space="preserve"> developed a</w:t>
      </w:r>
      <w:r w:rsidR="009149A9">
        <w:rPr>
          <w:rFonts w:ascii="Arial" w:hAnsi="Arial" w:cs="Arial"/>
          <w:color w:val="123654"/>
          <w:sz w:val="20"/>
          <w:szCs w:val="20"/>
        </w:rPr>
        <w:t xml:space="preserve">n </w:t>
      </w:r>
      <w:r w:rsidR="007B655B">
        <w:rPr>
          <w:rFonts w:ascii="Arial" w:hAnsi="Arial" w:cs="Arial"/>
          <w:color w:val="123654"/>
          <w:sz w:val="20"/>
          <w:szCs w:val="20"/>
        </w:rPr>
        <w:t>"</w:t>
      </w:r>
      <w:r w:rsidR="009149A9">
        <w:rPr>
          <w:rFonts w:ascii="Arial" w:hAnsi="Arial" w:cs="Arial"/>
          <w:color w:val="123654"/>
          <w:sz w:val="20"/>
          <w:szCs w:val="20"/>
        </w:rPr>
        <w:t>Algerian Forest Fires Dataset Data Set</w:t>
      </w:r>
      <w:r w:rsidR="007B655B">
        <w:rPr>
          <w:rFonts w:ascii="Arial" w:hAnsi="Arial" w:cs="Arial"/>
          <w:color w:val="123654"/>
          <w:sz w:val="20"/>
          <w:szCs w:val="20"/>
        </w:rPr>
        <w:t>"</w:t>
      </w:r>
      <w:r w:rsidR="009149A9">
        <w:rPr>
          <w:rFonts w:ascii="Arial" w:hAnsi="Arial" w:cs="Arial"/>
          <w:color w:val="123654"/>
          <w:sz w:val="20"/>
          <w:szCs w:val="20"/>
        </w:rPr>
        <w:t xml:space="preserve"> dataset</w:t>
      </w:r>
      <w:r>
        <w:rPr>
          <w:rFonts w:ascii="Arial" w:hAnsi="Arial" w:cs="Arial"/>
          <w:color w:val="123654"/>
          <w:sz w:val="20"/>
          <w:szCs w:val="20"/>
        </w:rPr>
        <w:t>.</w:t>
      </w:r>
      <w:r w:rsidR="00676359">
        <w:rPr>
          <w:rFonts w:ascii="Arial" w:hAnsi="Arial" w:cs="Arial"/>
          <w:color w:val="123654"/>
          <w:sz w:val="20"/>
          <w:szCs w:val="20"/>
        </w:rPr>
        <w:t xml:space="preserve"> The problem domain of this dataset </w:t>
      </w:r>
      <w:r w:rsidR="00972BF0">
        <w:rPr>
          <w:rFonts w:ascii="Arial" w:hAnsi="Arial" w:cs="Arial"/>
          <w:color w:val="123654"/>
          <w:sz w:val="20"/>
          <w:szCs w:val="20"/>
        </w:rPr>
        <w:t>includes</w:t>
      </w:r>
      <w:r w:rsidR="000A5F13">
        <w:rPr>
          <w:rFonts w:ascii="Arial" w:hAnsi="Arial" w:cs="Arial"/>
          <w:color w:val="123654"/>
          <w:sz w:val="20"/>
          <w:szCs w:val="20"/>
        </w:rPr>
        <w:t xml:space="preserve"> </w:t>
      </w:r>
      <w:r w:rsidR="00A80C57">
        <w:rPr>
          <w:rFonts w:ascii="Arial" w:hAnsi="Arial" w:cs="Arial"/>
          <w:color w:val="123654"/>
          <w:sz w:val="20"/>
          <w:szCs w:val="20"/>
        </w:rPr>
        <w:t>f</w:t>
      </w:r>
      <w:r w:rsidR="00756D83">
        <w:rPr>
          <w:rFonts w:ascii="Arial" w:hAnsi="Arial" w:cs="Arial"/>
          <w:color w:val="123654"/>
          <w:sz w:val="20"/>
          <w:szCs w:val="20"/>
        </w:rPr>
        <w:t xml:space="preserve">orest fire prediction and fire management strategies. </w:t>
      </w:r>
      <w:r w:rsidR="00972BF0">
        <w:rPr>
          <w:rFonts w:ascii="Arial" w:hAnsi="Arial" w:cs="Arial"/>
          <w:color w:val="123654"/>
          <w:sz w:val="20"/>
          <w:szCs w:val="20"/>
        </w:rPr>
        <w:t>Furthermore, t</w:t>
      </w:r>
      <w:r w:rsidR="00972BF0" w:rsidRPr="00972BF0">
        <w:rPr>
          <w:rFonts w:ascii="Arial" w:hAnsi="Arial" w:cs="Arial"/>
          <w:color w:val="123654"/>
          <w:sz w:val="20"/>
          <w:szCs w:val="20"/>
        </w:rPr>
        <w:t>here is no information about the licensing aspects of the dataset</w:t>
      </w:r>
      <w:r w:rsidR="00972BF0">
        <w:rPr>
          <w:rFonts w:ascii="Arial" w:hAnsi="Arial" w:cs="Arial"/>
          <w:color w:val="123654"/>
          <w:sz w:val="20"/>
          <w:szCs w:val="20"/>
        </w:rPr>
        <w:t xml:space="preserve">. </w:t>
      </w:r>
      <w:r w:rsidR="00151658">
        <w:rPr>
          <w:rFonts w:ascii="Arial" w:hAnsi="Arial" w:cs="Arial"/>
          <w:color w:val="123654"/>
          <w:sz w:val="20"/>
          <w:szCs w:val="20"/>
        </w:rPr>
        <w:t>The dataset was obtained</w:t>
      </w:r>
      <w:r w:rsidR="007B655B">
        <w:rPr>
          <w:rFonts w:ascii="Arial" w:hAnsi="Arial" w:cs="Arial"/>
          <w:color w:val="123654"/>
          <w:sz w:val="20"/>
          <w:szCs w:val="20"/>
        </w:rPr>
        <w:t>: "</w:t>
      </w:r>
      <w:ins w:id="2" w:author="Alice Destrait">
        <w:r w:rsidR="00E70D63" w:rsidRPr="00E70D63">
          <w:rPr>
            <w:rFonts w:ascii="Arial" w:hAnsi="Arial" w:cs="Arial"/>
            <w:color w:val="123654"/>
            <w:sz w:val="20"/>
            <w:szCs w:val="20"/>
          </w:rPr>
          <w:t xml:space="preserve">We have used the meteorological observations for the summer of </w:t>
        </w:r>
      </w:ins>
      <w:r w:rsidR="00845BF8" w:rsidRPr="00E70D63">
        <w:rPr>
          <w:rFonts w:ascii="Arial" w:hAnsi="Arial" w:cs="Arial"/>
          <w:color w:val="123654"/>
          <w:sz w:val="20"/>
          <w:szCs w:val="20"/>
        </w:rPr>
        <w:t>2012, from</w:t>
      </w:r>
      <w:ins w:id="3" w:author="Alice Destrait">
        <w:r w:rsidR="00E70D63" w:rsidRPr="00E70D63">
          <w:rPr>
            <w:rFonts w:ascii="Arial" w:hAnsi="Arial" w:cs="Arial"/>
            <w:color w:val="123654"/>
            <w:sz w:val="20"/>
            <w:szCs w:val="20"/>
          </w:rPr>
          <w:t xml:space="preserve"> June to September</w:t>
        </w:r>
      </w:ins>
      <w:r w:rsidR="007B655B">
        <w:rPr>
          <w:rFonts w:ascii="Arial" w:hAnsi="Arial" w:cs="Arial"/>
          <w:color w:val="123654"/>
          <w:sz w:val="20"/>
          <w:szCs w:val="20"/>
        </w:rPr>
        <w:t>,</w:t>
      </w:r>
      <w:ins w:id="4" w:author="Alice Destrait">
        <w:r w:rsidR="00E70D63" w:rsidRPr="00E70D63">
          <w:rPr>
            <w:rFonts w:ascii="Arial" w:hAnsi="Arial" w:cs="Arial"/>
            <w:color w:val="123654"/>
            <w:sz w:val="20"/>
            <w:szCs w:val="20"/>
          </w:rPr>
          <w:t xml:space="preserve"> since the ﬁre occurrence is high </w:t>
        </w:r>
      </w:ins>
      <w:r w:rsidR="007B655B">
        <w:rPr>
          <w:rFonts w:ascii="Arial" w:hAnsi="Arial" w:cs="Arial"/>
          <w:color w:val="123654"/>
          <w:sz w:val="20"/>
          <w:szCs w:val="20"/>
        </w:rPr>
        <w:t>i</w:t>
      </w:r>
      <w:ins w:id="5" w:author="Alice Destrait">
        <w:r w:rsidR="00E70D63" w:rsidRPr="00E70D63">
          <w:rPr>
            <w:rFonts w:ascii="Arial" w:hAnsi="Arial" w:cs="Arial"/>
            <w:color w:val="123654"/>
            <w:sz w:val="20"/>
            <w:szCs w:val="20"/>
          </w:rPr>
          <w:t xml:space="preserve">n this period and 2012 </w:t>
        </w:r>
        <w:r w:rsidR="00346DCB" w:rsidRPr="00E70D63">
          <w:rPr>
            <w:rFonts w:ascii="Arial" w:hAnsi="Arial" w:cs="Arial"/>
            <w:color w:val="123654"/>
            <w:sz w:val="20"/>
            <w:szCs w:val="20"/>
          </w:rPr>
          <w:t>is the</w:t>
        </w:r>
        <w:r w:rsidR="00E70D63" w:rsidRPr="00E70D63">
          <w:rPr>
            <w:rFonts w:ascii="Arial" w:hAnsi="Arial" w:cs="Arial"/>
            <w:color w:val="123654"/>
            <w:sz w:val="20"/>
            <w:szCs w:val="20"/>
          </w:rPr>
          <w:t xml:space="preserve"> year where the </w:t>
        </w:r>
        <w:r w:rsidR="00E70D63" w:rsidRPr="00DA5340">
          <w:rPr>
            <w:rFonts w:ascii="Arial" w:hAnsi="Arial" w:cs="Arial"/>
            <w:sz w:val="20"/>
            <w:szCs w:val="20"/>
          </w:rPr>
          <w:t xml:space="preserve">recorded </w:t>
        </w:r>
        <w:r w:rsidR="00E70D63" w:rsidRPr="00E70D63">
          <w:rPr>
            <w:rFonts w:ascii="Arial" w:hAnsi="Arial" w:cs="Arial"/>
            <w:color w:val="123654"/>
            <w:sz w:val="20"/>
            <w:szCs w:val="20"/>
          </w:rPr>
          <w:t>ﬁre occurrence is the highest from 2007 to 2018.</w:t>
        </w:r>
      </w:ins>
      <w:r w:rsidR="007B655B">
        <w:rPr>
          <w:rFonts w:ascii="Arial" w:hAnsi="Arial" w:cs="Arial"/>
          <w:color w:val="123654"/>
          <w:sz w:val="20"/>
          <w:szCs w:val="20"/>
        </w:rPr>
        <w:t>"</w:t>
      </w:r>
      <w:ins w:id="6" w:author="Alice Destrait">
        <w:r w:rsidR="00346DCB">
          <w:rPr>
            <w:rFonts w:ascii="Arial" w:hAnsi="Arial" w:cs="Arial"/>
            <w:color w:val="123654"/>
            <w:sz w:val="20"/>
            <w:szCs w:val="20"/>
          </w:rPr>
          <w:t xml:space="preserve"> (F</w:t>
        </w:r>
      </w:ins>
      <w:r w:rsidR="00A63C18">
        <w:rPr>
          <w:rFonts w:ascii="Arial" w:hAnsi="Arial" w:cs="Arial"/>
          <w:color w:val="123654"/>
          <w:sz w:val="20"/>
          <w:szCs w:val="20"/>
        </w:rPr>
        <w:t xml:space="preserve">. Abid &amp; N. </w:t>
      </w:r>
      <w:proofErr w:type="spellStart"/>
      <w:r w:rsidR="00A63C18">
        <w:rPr>
          <w:rFonts w:ascii="Arial" w:hAnsi="Arial" w:cs="Arial"/>
          <w:color w:val="123654"/>
          <w:sz w:val="20"/>
          <w:szCs w:val="20"/>
        </w:rPr>
        <w:t>Izeboudjen</w:t>
      </w:r>
      <w:proofErr w:type="spellEnd"/>
      <w:r w:rsidR="00A63C18">
        <w:rPr>
          <w:rFonts w:ascii="Arial" w:hAnsi="Arial" w:cs="Arial"/>
          <w:color w:val="123654"/>
          <w:sz w:val="20"/>
          <w:szCs w:val="20"/>
        </w:rPr>
        <w:t>, 2020).</w:t>
      </w:r>
      <w:r w:rsidR="00EE4761">
        <w:rPr>
          <w:rFonts w:ascii="Arial" w:hAnsi="Arial" w:cs="Arial"/>
          <w:color w:val="123654"/>
          <w:sz w:val="20"/>
          <w:szCs w:val="20"/>
        </w:rPr>
        <w:t xml:space="preserve"> </w:t>
      </w:r>
      <w:r w:rsidR="00435F7A">
        <w:rPr>
          <w:rFonts w:ascii="Arial" w:hAnsi="Arial" w:cs="Arial"/>
          <w:color w:val="123654"/>
          <w:sz w:val="20"/>
          <w:szCs w:val="20"/>
        </w:rPr>
        <w:t>The dataset contains 243 instances and 14</w:t>
      </w:r>
      <w:r w:rsidR="00DB12C6">
        <w:rPr>
          <w:rFonts w:ascii="Arial" w:hAnsi="Arial" w:cs="Arial"/>
          <w:color w:val="123654"/>
          <w:sz w:val="20"/>
          <w:szCs w:val="20"/>
        </w:rPr>
        <w:t xml:space="preserve"> features.</w:t>
      </w:r>
      <w:r w:rsidR="005A7E77">
        <w:rPr>
          <w:rFonts w:ascii="Arial" w:hAnsi="Arial" w:cs="Arial"/>
          <w:color w:val="123654"/>
          <w:sz w:val="20"/>
          <w:szCs w:val="20"/>
        </w:rPr>
        <w:t xml:space="preserve"> </w:t>
      </w:r>
      <w:r w:rsidR="004F1284">
        <w:rPr>
          <w:rFonts w:ascii="Arial" w:hAnsi="Arial" w:cs="Arial"/>
          <w:color w:val="123654"/>
          <w:sz w:val="20"/>
          <w:szCs w:val="20"/>
        </w:rPr>
        <w:t>The features are divided into two roles</w:t>
      </w:r>
      <w:r w:rsidR="007B655B">
        <w:rPr>
          <w:rFonts w:ascii="Arial" w:hAnsi="Arial" w:cs="Arial"/>
          <w:color w:val="123654"/>
          <w:sz w:val="20"/>
          <w:szCs w:val="20"/>
        </w:rPr>
        <w:t>,</w:t>
      </w:r>
      <w:r w:rsidR="004F1284">
        <w:rPr>
          <w:rFonts w:ascii="Arial" w:hAnsi="Arial" w:cs="Arial"/>
          <w:color w:val="123654"/>
          <w:sz w:val="20"/>
          <w:szCs w:val="20"/>
        </w:rPr>
        <w:t xml:space="preserve"> namely numerical </w:t>
      </w:r>
      <w:r w:rsidR="00BB4400">
        <w:rPr>
          <w:rFonts w:ascii="Arial" w:hAnsi="Arial" w:cs="Arial"/>
          <w:color w:val="123654"/>
          <w:sz w:val="20"/>
          <w:szCs w:val="20"/>
        </w:rPr>
        <w:t xml:space="preserve">(day, month, year, temperature, rain, </w:t>
      </w:r>
      <w:r w:rsidR="004523C8">
        <w:rPr>
          <w:rFonts w:ascii="Arial" w:hAnsi="Arial" w:cs="Arial"/>
          <w:color w:val="123654"/>
          <w:sz w:val="20"/>
          <w:szCs w:val="20"/>
        </w:rPr>
        <w:t xml:space="preserve">RH, </w:t>
      </w:r>
      <w:proofErr w:type="spellStart"/>
      <w:r w:rsidR="004523C8">
        <w:rPr>
          <w:rFonts w:ascii="Arial" w:hAnsi="Arial" w:cs="Arial"/>
          <w:color w:val="123654"/>
          <w:sz w:val="20"/>
          <w:szCs w:val="20"/>
        </w:rPr>
        <w:t>Ws</w:t>
      </w:r>
      <w:proofErr w:type="spellEnd"/>
      <w:r w:rsidR="004523C8">
        <w:rPr>
          <w:rFonts w:ascii="Arial" w:hAnsi="Arial" w:cs="Arial"/>
          <w:color w:val="123654"/>
          <w:sz w:val="20"/>
          <w:szCs w:val="20"/>
        </w:rPr>
        <w:t>, FFMC, DMC, DC</w:t>
      </w:r>
      <w:r w:rsidR="00522FBA">
        <w:rPr>
          <w:rFonts w:ascii="Arial" w:hAnsi="Arial" w:cs="Arial"/>
          <w:color w:val="123654"/>
          <w:sz w:val="20"/>
          <w:szCs w:val="20"/>
        </w:rPr>
        <w:t xml:space="preserve">, ISI, BUI and FWI) </w:t>
      </w:r>
      <w:r w:rsidR="004F1284">
        <w:rPr>
          <w:rFonts w:ascii="Arial" w:hAnsi="Arial" w:cs="Arial"/>
          <w:color w:val="123654"/>
          <w:sz w:val="20"/>
          <w:szCs w:val="20"/>
        </w:rPr>
        <w:t>and categorical</w:t>
      </w:r>
      <w:r w:rsidR="00BB4400">
        <w:rPr>
          <w:rFonts w:ascii="Arial" w:hAnsi="Arial" w:cs="Arial"/>
          <w:color w:val="123654"/>
          <w:sz w:val="20"/>
          <w:szCs w:val="20"/>
        </w:rPr>
        <w:t xml:space="preserve"> (classes)</w:t>
      </w:r>
      <w:r w:rsidR="00A27086">
        <w:rPr>
          <w:rFonts w:ascii="Arial" w:hAnsi="Arial" w:cs="Arial"/>
          <w:color w:val="123654"/>
          <w:sz w:val="20"/>
          <w:szCs w:val="20"/>
        </w:rPr>
        <w:t xml:space="preserve"> see Table 1</w:t>
      </w:r>
      <w:r w:rsidR="004F1284">
        <w:rPr>
          <w:rFonts w:ascii="Arial" w:hAnsi="Arial" w:cs="Arial"/>
          <w:color w:val="123654"/>
          <w:sz w:val="20"/>
          <w:szCs w:val="20"/>
        </w:rPr>
        <w:t>.</w:t>
      </w:r>
      <w:r w:rsidR="001A2783">
        <w:rPr>
          <w:rFonts w:ascii="Arial" w:hAnsi="Arial" w:cs="Arial"/>
          <w:color w:val="123654"/>
          <w:sz w:val="20"/>
          <w:szCs w:val="20"/>
        </w:rPr>
        <w:t xml:space="preserve"> The classes have two values: no fire given </w:t>
      </w:r>
      <w:r w:rsidR="00335B9C">
        <w:rPr>
          <w:rFonts w:ascii="Arial" w:hAnsi="Arial" w:cs="Arial"/>
          <w:color w:val="123654"/>
          <w:sz w:val="20"/>
          <w:szCs w:val="20"/>
        </w:rPr>
        <w:t>0 (106 instances) and fire given 1 (137 instances) (see Figure 1)</w:t>
      </w:r>
      <w:r w:rsidR="001A2783">
        <w:rPr>
          <w:rFonts w:ascii="Arial" w:hAnsi="Arial" w:cs="Arial"/>
          <w:color w:val="123654"/>
          <w:sz w:val="20"/>
          <w:szCs w:val="20"/>
        </w:rPr>
        <w:t>.</w:t>
      </w:r>
    </w:p>
    <w:p w14:paraId="56B62178" w14:textId="28FB1ED7" w:rsidR="00534A6E" w:rsidRDefault="00534A6E" w:rsidP="006C745F">
      <w:pPr>
        <w:pStyle w:val="ListParagraph"/>
        <w:ind w:left="360"/>
        <w:rPr>
          <w:rFonts w:ascii="Arial" w:hAnsi="Arial" w:cs="Arial"/>
          <w:color w:val="123654"/>
          <w:sz w:val="20"/>
          <w:szCs w:val="20"/>
        </w:rPr>
      </w:pPr>
    </w:p>
    <w:tbl>
      <w:tblPr>
        <w:tblStyle w:val="TableGrid"/>
        <w:tblW w:w="0" w:type="auto"/>
        <w:tblInd w:w="360" w:type="dxa"/>
        <w:tblLook w:val="04A0" w:firstRow="1" w:lastRow="0" w:firstColumn="1" w:lastColumn="0" w:noHBand="0" w:noVBand="1"/>
      </w:tblPr>
      <w:tblGrid>
        <w:gridCol w:w="2177"/>
        <w:gridCol w:w="2176"/>
        <w:gridCol w:w="2165"/>
        <w:gridCol w:w="2128"/>
      </w:tblGrid>
      <w:tr w:rsidR="006A6A3E" w14:paraId="3221BEEB" w14:textId="77777777" w:rsidTr="009B1266">
        <w:tc>
          <w:tcPr>
            <w:tcW w:w="2254" w:type="dxa"/>
            <w:tcBorders>
              <w:top w:val="single" w:sz="8" w:space="0" w:color="auto"/>
              <w:left w:val="single" w:sz="8" w:space="0" w:color="auto"/>
              <w:bottom w:val="single" w:sz="8" w:space="0" w:color="auto"/>
              <w:right w:val="single" w:sz="8" w:space="0" w:color="auto"/>
            </w:tcBorders>
          </w:tcPr>
          <w:p w14:paraId="229585A6" w14:textId="696176E2"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Feature</w:t>
            </w:r>
          </w:p>
        </w:tc>
        <w:tc>
          <w:tcPr>
            <w:tcW w:w="2254" w:type="dxa"/>
            <w:tcBorders>
              <w:top w:val="single" w:sz="8" w:space="0" w:color="auto"/>
              <w:left w:val="single" w:sz="8" w:space="0" w:color="auto"/>
              <w:bottom w:val="single" w:sz="8" w:space="0" w:color="auto"/>
              <w:right w:val="single" w:sz="8" w:space="0" w:color="auto"/>
            </w:tcBorders>
          </w:tcPr>
          <w:p w14:paraId="5D34FABC" w14:textId="6A34BF6F" w:rsidR="00DB18A3" w:rsidRDefault="00727118" w:rsidP="006C745F">
            <w:pPr>
              <w:pStyle w:val="ListParagraph"/>
              <w:ind w:left="0"/>
              <w:rPr>
                <w:rFonts w:ascii="Arial" w:hAnsi="Arial" w:cs="Arial"/>
                <w:color w:val="123654"/>
                <w:sz w:val="20"/>
                <w:szCs w:val="20"/>
              </w:rPr>
            </w:pPr>
            <w:r>
              <w:rPr>
                <w:rFonts w:ascii="Arial" w:hAnsi="Arial" w:cs="Arial"/>
                <w:color w:val="123654"/>
                <w:sz w:val="20"/>
                <w:szCs w:val="20"/>
              </w:rPr>
              <w:t>Meaning</w:t>
            </w:r>
          </w:p>
        </w:tc>
        <w:tc>
          <w:tcPr>
            <w:tcW w:w="2254" w:type="dxa"/>
            <w:tcBorders>
              <w:top w:val="single" w:sz="8" w:space="0" w:color="auto"/>
              <w:left w:val="single" w:sz="8" w:space="0" w:color="auto"/>
              <w:bottom w:val="single" w:sz="8" w:space="0" w:color="auto"/>
              <w:right w:val="single" w:sz="8" w:space="0" w:color="auto"/>
            </w:tcBorders>
          </w:tcPr>
          <w:p w14:paraId="5483D86F" w14:textId="15046007" w:rsidR="00DB18A3" w:rsidRDefault="00BF4E47" w:rsidP="006C745F">
            <w:pPr>
              <w:pStyle w:val="ListParagraph"/>
              <w:ind w:left="0"/>
              <w:rPr>
                <w:rFonts w:ascii="Arial" w:hAnsi="Arial" w:cs="Arial"/>
                <w:color w:val="123654"/>
                <w:sz w:val="20"/>
                <w:szCs w:val="20"/>
              </w:rPr>
            </w:pPr>
            <w:r>
              <w:rPr>
                <w:rFonts w:ascii="Arial" w:hAnsi="Arial" w:cs="Arial"/>
                <w:color w:val="123654"/>
                <w:sz w:val="20"/>
                <w:szCs w:val="20"/>
              </w:rPr>
              <w:t>Value type</w:t>
            </w:r>
          </w:p>
        </w:tc>
        <w:tc>
          <w:tcPr>
            <w:tcW w:w="2254" w:type="dxa"/>
            <w:tcBorders>
              <w:top w:val="single" w:sz="8" w:space="0" w:color="auto"/>
              <w:left w:val="single" w:sz="8" w:space="0" w:color="auto"/>
              <w:bottom w:val="single" w:sz="8" w:space="0" w:color="auto"/>
              <w:right w:val="single" w:sz="8" w:space="0" w:color="auto"/>
            </w:tcBorders>
          </w:tcPr>
          <w:p w14:paraId="611307DE" w14:textId="3CF9D2E7" w:rsidR="00DB18A3" w:rsidRDefault="00BF4E47" w:rsidP="006C745F">
            <w:pPr>
              <w:pStyle w:val="ListParagraph"/>
              <w:ind w:left="0"/>
              <w:rPr>
                <w:rFonts w:ascii="Arial" w:hAnsi="Arial" w:cs="Arial"/>
                <w:color w:val="123654"/>
                <w:sz w:val="20"/>
                <w:szCs w:val="20"/>
              </w:rPr>
            </w:pPr>
            <w:r>
              <w:rPr>
                <w:rFonts w:ascii="Arial" w:hAnsi="Arial" w:cs="Arial"/>
                <w:color w:val="123654"/>
                <w:sz w:val="20"/>
                <w:szCs w:val="20"/>
              </w:rPr>
              <w:t>Range of values</w:t>
            </w:r>
          </w:p>
        </w:tc>
      </w:tr>
      <w:tr w:rsidR="007D22C1" w14:paraId="2F32F567" w14:textId="77777777" w:rsidTr="009B1266">
        <w:tc>
          <w:tcPr>
            <w:tcW w:w="2254" w:type="dxa"/>
            <w:tcBorders>
              <w:top w:val="single" w:sz="8" w:space="0" w:color="auto"/>
            </w:tcBorders>
          </w:tcPr>
          <w:p w14:paraId="0F74CF30" w14:textId="7AAEBFCB"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Day</w:t>
            </w:r>
          </w:p>
        </w:tc>
        <w:tc>
          <w:tcPr>
            <w:tcW w:w="2254" w:type="dxa"/>
            <w:tcBorders>
              <w:top w:val="single" w:sz="8" w:space="0" w:color="auto"/>
            </w:tcBorders>
          </w:tcPr>
          <w:p w14:paraId="0F3D18BE" w14:textId="32ECF42B" w:rsidR="00DB18A3" w:rsidRDefault="006A6A3E" w:rsidP="006C745F">
            <w:pPr>
              <w:pStyle w:val="ListParagraph"/>
              <w:ind w:left="0"/>
              <w:rPr>
                <w:rFonts w:ascii="Arial" w:hAnsi="Arial" w:cs="Arial"/>
                <w:color w:val="123654"/>
                <w:sz w:val="20"/>
                <w:szCs w:val="20"/>
              </w:rPr>
            </w:pPr>
            <w:r>
              <w:rPr>
                <w:rFonts w:ascii="Arial" w:hAnsi="Arial" w:cs="Arial"/>
                <w:color w:val="123654"/>
                <w:sz w:val="20"/>
                <w:szCs w:val="20"/>
              </w:rPr>
              <w:t>Day of the observation</w:t>
            </w:r>
          </w:p>
        </w:tc>
        <w:tc>
          <w:tcPr>
            <w:tcW w:w="2254" w:type="dxa"/>
            <w:tcBorders>
              <w:top w:val="single" w:sz="8" w:space="0" w:color="auto"/>
            </w:tcBorders>
          </w:tcPr>
          <w:p w14:paraId="35EADC42" w14:textId="75E6EC56" w:rsidR="00DB18A3" w:rsidRDefault="00A960CE" w:rsidP="006C745F">
            <w:pPr>
              <w:pStyle w:val="ListParagraph"/>
              <w:ind w:left="0"/>
              <w:rPr>
                <w:rFonts w:ascii="Arial" w:hAnsi="Arial" w:cs="Arial"/>
                <w:color w:val="123654"/>
                <w:sz w:val="20"/>
                <w:szCs w:val="20"/>
              </w:rPr>
            </w:pPr>
            <w:r>
              <w:rPr>
                <w:rFonts w:ascii="Arial" w:hAnsi="Arial" w:cs="Arial"/>
                <w:color w:val="123654"/>
                <w:sz w:val="20"/>
                <w:szCs w:val="20"/>
              </w:rPr>
              <w:t>N</w:t>
            </w:r>
            <w:r w:rsidR="007D22C1">
              <w:rPr>
                <w:rFonts w:ascii="Arial" w:hAnsi="Arial" w:cs="Arial"/>
                <w:color w:val="123654"/>
                <w:sz w:val="20"/>
                <w:szCs w:val="20"/>
              </w:rPr>
              <w:t>umerical</w:t>
            </w:r>
          </w:p>
        </w:tc>
        <w:tc>
          <w:tcPr>
            <w:tcW w:w="2254" w:type="dxa"/>
            <w:tcBorders>
              <w:top w:val="single" w:sz="8" w:space="0" w:color="auto"/>
            </w:tcBorders>
          </w:tcPr>
          <w:p w14:paraId="0E10A267" w14:textId="6D25F65E" w:rsidR="00DB18A3" w:rsidRDefault="003B0E13" w:rsidP="006C745F">
            <w:pPr>
              <w:pStyle w:val="ListParagraph"/>
              <w:ind w:left="0"/>
              <w:rPr>
                <w:rFonts w:ascii="Arial" w:hAnsi="Arial" w:cs="Arial"/>
                <w:color w:val="123654"/>
                <w:sz w:val="20"/>
                <w:szCs w:val="20"/>
              </w:rPr>
            </w:pPr>
            <w:r>
              <w:rPr>
                <w:rFonts w:ascii="Arial" w:hAnsi="Arial" w:cs="Arial"/>
                <w:color w:val="123654"/>
                <w:sz w:val="20"/>
                <w:szCs w:val="20"/>
              </w:rPr>
              <w:t>01 to 31</w:t>
            </w:r>
          </w:p>
        </w:tc>
      </w:tr>
      <w:tr w:rsidR="006A6A3E" w14:paraId="513268F8" w14:textId="77777777" w:rsidTr="00DB18A3">
        <w:tc>
          <w:tcPr>
            <w:tcW w:w="2254" w:type="dxa"/>
          </w:tcPr>
          <w:p w14:paraId="53A60D18" w14:textId="0DF14736"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Month</w:t>
            </w:r>
          </w:p>
        </w:tc>
        <w:tc>
          <w:tcPr>
            <w:tcW w:w="2254" w:type="dxa"/>
          </w:tcPr>
          <w:p w14:paraId="245135C0" w14:textId="2A0F35E5" w:rsidR="00DB18A3" w:rsidRDefault="006A6A3E" w:rsidP="006C745F">
            <w:pPr>
              <w:pStyle w:val="ListParagraph"/>
              <w:ind w:left="0"/>
              <w:rPr>
                <w:rFonts w:ascii="Arial" w:hAnsi="Arial" w:cs="Arial"/>
                <w:color w:val="123654"/>
                <w:sz w:val="20"/>
                <w:szCs w:val="20"/>
              </w:rPr>
            </w:pPr>
            <w:r>
              <w:rPr>
                <w:rFonts w:ascii="Arial" w:hAnsi="Arial" w:cs="Arial"/>
                <w:color w:val="123654"/>
                <w:sz w:val="20"/>
                <w:szCs w:val="20"/>
              </w:rPr>
              <w:t>Month of the observation</w:t>
            </w:r>
          </w:p>
        </w:tc>
        <w:tc>
          <w:tcPr>
            <w:tcW w:w="2254" w:type="dxa"/>
          </w:tcPr>
          <w:p w14:paraId="5A87CD08" w14:textId="4E17CF9C"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26D19449" w14:textId="0470D08E" w:rsidR="00DB18A3" w:rsidRDefault="00A960CE" w:rsidP="006C745F">
            <w:pPr>
              <w:pStyle w:val="ListParagraph"/>
              <w:ind w:left="0"/>
              <w:rPr>
                <w:rFonts w:ascii="Arial" w:hAnsi="Arial" w:cs="Arial"/>
                <w:color w:val="123654"/>
                <w:sz w:val="20"/>
                <w:szCs w:val="20"/>
              </w:rPr>
            </w:pPr>
            <w:r>
              <w:rPr>
                <w:rFonts w:ascii="Arial" w:hAnsi="Arial" w:cs="Arial"/>
                <w:color w:val="123654"/>
                <w:sz w:val="20"/>
                <w:szCs w:val="20"/>
              </w:rPr>
              <w:t>06 to 09</w:t>
            </w:r>
          </w:p>
        </w:tc>
      </w:tr>
      <w:tr w:rsidR="006A6A3E" w14:paraId="28EBC5BC" w14:textId="77777777" w:rsidTr="00DB18A3">
        <w:tc>
          <w:tcPr>
            <w:tcW w:w="2254" w:type="dxa"/>
          </w:tcPr>
          <w:p w14:paraId="15F1D1A1" w14:textId="15B1443F"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Year</w:t>
            </w:r>
          </w:p>
        </w:tc>
        <w:tc>
          <w:tcPr>
            <w:tcW w:w="2254" w:type="dxa"/>
          </w:tcPr>
          <w:p w14:paraId="7903D7AA" w14:textId="0CB50D2A" w:rsidR="00DB18A3" w:rsidRDefault="006A6A3E" w:rsidP="006C745F">
            <w:pPr>
              <w:pStyle w:val="ListParagraph"/>
              <w:ind w:left="0"/>
              <w:rPr>
                <w:rFonts w:ascii="Arial" w:hAnsi="Arial" w:cs="Arial"/>
                <w:color w:val="123654"/>
                <w:sz w:val="20"/>
                <w:szCs w:val="20"/>
              </w:rPr>
            </w:pPr>
            <w:r>
              <w:rPr>
                <w:rFonts w:ascii="Arial" w:hAnsi="Arial" w:cs="Arial"/>
                <w:color w:val="123654"/>
                <w:sz w:val="20"/>
                <w:szCs w:val="20"/>
              </w:rPr>
              <w:t>Year of the observation</w:t>
            </w:r>
          </w:p>
        </w:tc>
        <w:tc>
          <w:tcPr>
            <w:tcW w:w="2254" w:type="dxa"/>
          </w:tcPr>
          <w:p w14:paraId="23758E38" w14:textId="2B3164FB"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6FDDBEC0" w14:textId="732601B8" w:rsidR="00DB18A3" w:rsidRDefault="00A960CE" w:rsidP="006C745F">
            <w:pPr>
              <w:pStyle w:val="ListParagraph"/>
              <w:ind w:left="0"/>
              <w:rPr>
                <w:rFonts w:ascii="Arial" w:hAnsi="Arial" w:cs="Arial"/>
                <w:color w:val="123654"/>
                <w:sz w:val="20"/>
                <w:szCs w:val="20"/>
              </w:rPr>
            </w:pPr>
            <w:r>
              <w:rPr>
                <w:rFonts w:ascii="Arial" w:hAnsi="Arial" w:cs="Arial"/>
                <w:color w:val="123654"/>
                <w:sz w:val="20"/>
                <w:szCs w:val="20"/>
              </w:rPr>
              <w:t>2012</w:t>
            </w:r>
          </w:p>
        </w:tc>
      </w:tr>
      <w:tr w:rsidR="006A6A3E" w14:paraId="60AC1871" w14:textId="77777777" w:rsidTr="00DB18A3">
        <w:tc>
          <w:tcPr>
            <w:tcW w:w="2254" w:type="dxa"/>
          </w:tcPr>
          <w:p w14:paraId="780D8C0B" w14:textId="05E7C641" w:rsidR="00DB18A3" w:rsidRDefault="00DB18A3" w:rsidP="00DB18A3">
            <w:pPr>
              <w:pStyle w:val="ListParagraph"/>
              <w:ind w:hanging="720"/>
              <w:rPr>
                <w:rFonts w:ascii="Arial" w:hAnsi="Arial" w:cs="Arial"/>
                <w:color w:val="123654"/>
                <w:sz w:val="20"/>
                <w:szCs w:val="20"/>
              </w:rPr>
            </w:pPr>
            <w:r>
              <w:rPr>
                <w:rFonts w:ascii="Arial" w:hAnsi="Arial" w:cs="Arial"/>
                <w:color w:val="123654"/>
                <w:sz w:val="20"/>
                <w:szCs w:val="20"/>
              </w:rPr>
              <w:t>Temperature</w:t>
            </w:r>
          </w:p>
        </w:tc>
        <w:tc>
          <w:tcPr>
            <w:tcW w:w="2254" w:type="dxa"/>
          </w:tcPr>
          <w:p w14:paraId="3AC27E87" w14:textId="548679EF" w:rsidR="00DB18A3" w:rsidRDefault="00997FE6" w:rsidP="006C745F">
            <w:pPr>
              <w:pStyle w:val="ListParagraph"/>
              <w:ind w:left="0"/>
              <w:rPr>
                <w:rFonts w:ascii="Arial" w:hAnsi="Arial" w:cs="Arial"/>
                <w:color w:val="123654"/>
                <w:sz w:val="20"/>
                <w:szCs w:val="20"/>
              </w:rPr>
            </w:pPr>
            <w:r>
              <w:rPr>
                <w:rFonts w:ascii="Arial" w:hAnsi="Arial" w:cs="Arial"/>
                <w:color w:val="123654"/>
                <w:sz w:val="20"/>
                <w:szCs w:val="20"/>
              </w:rPr>
              <w:t>Temperature noon</w:t>
            </w:r>
          </w:p>
        </w:tc>
        <w:tc>
          <w:tcPr>
            <w:tcW w:w="2254" w:type="dxa"/>
          </w:tcPr>
          <w:p w14:paraId="527CD6AF" w14:textId="56F8906A"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1A44E905" w14:textId="42D60F9F" w:rsidR="00DB18A3" w:rsidRDefault="00A960CE" w:rsidP="006C745F">
            <w:pPr>
              <w:pStyle w:val="ListParagraph"/>
              <w:ind w:left="0"/>
              <w:rPr>
                <w:rFonts w:ascii="Arial" w:hAnsi="Arial" w:cs="Arial"/>
                <w:color w:val="123654"/>
                <w:sz w:val="20"/>
                <w:szCs w:val="20"/>
              </w:rPr>
            </w:pPr>
            <w:r>
              <w:rPr>
                <w:rFonts w:ascii="Arial" w:hAnsi="Arial" w:cs="Arial"/>
                <w:color w:val="123654"/>
                <w:sz w:val="20"/>
                <w:szCs w:val="20"/>
              </w:rPr>
              <w:t>22 to 42</w:t>
            </w:r>
          </w:p>
        </w:tc>
      </w:tr>
      <w:tr w:rsidR="006A6A3E" w14:paraId="5D4C0C40" w14:textId="77777777" w:rsidTr="00DB18A3">
        <w:tc>
          <w:tcPr>
            <w:tcW w:w="2254" w:type="dxa"/>
          </w:tcPr>
          <w:p w14:paraId="453286A9" w14:textId="615EEDC7"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Rain</w:t>
            </w:r>
          </w:p>
        </w:tc>
        <w:tc>
          <w:tcPr>
            <w:tcW w:w="2254" w:type="dxa"/>
          </w:tcPr>
          <w:p w14:paraId="3E64D28B" w14:textId="144E8D92" w:rsidR="00DB18A3" w:rsidRDefault="00B40DCA" w:rsidP="006C745F">
            <w:pPr>
              <w:pStyle w:val="ListParagraph"/>
              <w:ind w:left="0"/>
              <w:rPr>
                <w:rFonts w:ascii="Arial" w:hAnsi="Arial" w:cs="Arial"/>
                <w:color w:val="123654"/>
                <w:sz w:val="20"/>
                <w:szCs w:val="20"/>
              </w:rPr>
            </w:pPr>
            <w:r>
              <w:rPr>
                <w:rFonts w:ascii="Arial" w:hAnsi="Arial" w:cs="Arial"/>
                <w:color w:val="123654"/>
                <w:sz w:val="20"/>
                <w:szCs w:val="20"/>
              </w:rPr>
              <w:t>Rain of the day in mm</w:t>
            </w:r>
          </w:p>
        </w:tc>
        <w:tc>
          <w:tcPr>
            <w:tcW w:w="2254" w:type="dxa"/>
          </w:tcPr>
          <w:p w14:paraId="3CEDED79" w14:textId="5EC2BBAF"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0EBBFFAB" w14:textId="188FC86A" w:rsidR="00DB18A3" w:rsidRDefault="00A46906" w:rsidP="006C745F">
            <w:pPr>
              <w:pStyle w:val="ListParagraph"/>
              <w:ind w:left="0"/>
              <w:rPr>
                <w:rFonts w:ascii="Arial" w:hAnsi="Arial" w:cs="Arial"/>
                <w:color w:val="123654"/>
                <w:sz w:val="20"/>
                <w:szCs w:val="20"/>
              </w:rPr>
            </w:pPr>
            <w:r>
              <w:rPr>
                <w:rFonts w:ascii="Arial" w:hAnsi="Arial" w:cs="Arial"/>
                <w:color w:val="123654"/>
                <w:sz w:val="20"/>
                <w:szCs w:val="20"/>
              </w:rPr>
              <w:t>0 to 16.8</w:t>
            </w:r>
          </w:p>
        </w:tc>
      </w:tr>
      <w:tr w:rsidR="006A6A3E" w14:paraId="3637249D" w14:textId="77777777" w:rsidTr="00DB18A3">
        <w:tc>
          <w:tcPr>
            <w:tcW w:w="2254" w:type="dxa"/>
          </w:tcPr>
          <w:p w14:paraId="497ED7E1" w14:textId="2A425F09"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RH</w:t>
            </w:r>
          </w:p>
        </w:tc>
        <w:tc>
          <w:tcPr>
            <w:tcW w:w="2254" w:type="dxa"/>
          </w:tcPr>
          <w:p w14:paraId="222CAA68" w14:textId="03DC9777" w:rsidR="00DB18A3" w:rsidRDefault="00B40DCA" w:rsidP="006C745F">
            <w:pPr>
              <w:pStyle w:val="ListParagraph"/>
              <w:ind w:left="0"/>
              <w:rPr>
                <w:rFonts w:ascii="Arial" w:hAnsi="Arial" w:cs="Arial"/>
                <w:color w:val="123654"/>
                <w:sz w:val="20"/>
                <w:szCs w:val="20"/>
              </w:rPr>
            </w:pPr>
            <w:r>
              <w:rPr>
                <w:rFonts w:ascii="Arial" w:hAnsi="Arial" w:cs="Arial"/>
                <w:color w:val="123654"/>
                <w:sz w:val="20"/>
                <w:szCs w:val="20"/>
              </w:rPr>
              <w:t>Relative humidity</w:t>
            </w:r>
            <w:r w:rsidR="00A46906">
              <w:rPr>
                <w:rFonts w:ascii="Arial" w:hAnsi="Arial" w:cs="Arial"/>
                <w:color w:val="123654"/>
                <w:sz w:val="20"/>
                <w:szCs w:val="20"/>
              </w:rPr>
              <w:t xml:space="preserve"> in %</w:t>
            </w:r>
          </w:p>
        </w:tc>
        <w:tc>
          <w:tcPr>
            <w:tcW w:w="2254" w:type="dxa"/>
          </w:tcPr>
          <w:p w14:paraId="26921F31" w14:textId="573FC7F8"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4EC3523F" w14:textId="088A7A89" w:rsidR="00DB18A3" w:rsidRDefault="00A46906" w:rsidP="006C745F">
            <w:pPr>
              <w:pStyle w:val="ListParagraph"/>
              <w:ind w:left="0"/>
              <w:rPr>
                <w:rFonts w:ascii="Arial" w:hAnsi="Arial" w:cs="Arial"/>
                <w:color w:val="123654"/>
                <w:sz w:val="20"/>
                <w:szCs w:val="20"/>
              </w:rPr>
            </w:pPr>
            <w:r>
              <w:rPr>
                <w:rFonts w:ascii="Arial" w:hAnsi="Arial" w:cs="Arial"/>
                <w:color w:val="123654"/>
                <w:sz w:val="20"/>
                <w:szCs w:val="20"/>
              </w:rPr>
              <w:t>21 to 90</w:t>
            </w:r>
          </w:p>
        </w:tc>
      </w:tr>
      <w:tr w:rsidR="006A6A3E" w14:paraId="34F76F34" w14:textId="77777777" w:rsidTr="00DB18A3">
        <w:tc>
          <w:tcPr>
            <w:tcW w:w="2254" w:type="dxa"/>
          </w:tcPr>
          <w:p w14:paraId="7C8459D2" w14:textId="161FEEFB" w:rsidR="00DB18A3" w:rsidRDefault="00DB18A3" w:rsidP="006C745F">
            <w:pPr>
              <w:pStyle w:val="ListParagraph"/>
              <w:ind w:left="0"/>
              <w:rPr>
                <w:rFonts w:ascii="Arial" w:hAnsi="Arial" w:cs="Arial"/>
                <w:color w:val="123654"/>
                <w:sz w:val="20"/>
                <w:szCs w:val="20"/>
              </w:rPr>
            </w:pPr>
            <w:proofErr w:type="spellStart"/>
            <w:r>
              <w:rPr>
                <w:rFonts w:ascii="Arial" w:hAnsi="Arial" w:cs="Arial"/>
                <w:color w:val="123654"/>
                <w:sz w:val="20"/>
                <w:szCs w:val="20"/>
              </w:rPr>
              <w:t>Ws</w:t>
            </w:r>
            <w:proofErr w:type="spellEnd"/>
          </w:p>
        </w:tc>
        <w:tc>
          <w:tcPr>
            <w:tcW w:w="2254" w:type="dxa"/>
          </w:tcPr>
          <w:p w14:paraId="7C76D5BB" w14:textId="7C18FC4C" w:rsidR="00DB18A3" w:rsidRDefault="00B40DCA" w:rsidP="006C745F">
            <w:pPr>
              <w:pStyle w:val="ListParagraph"/>
              <w:ind w:left="0"/>
              <w:rPr>
                <w:rFonts w:ascii="Arial" w:hAnsi="Arial" w:cs="Arial"/>
                <w:color w:val="123654"/>
                <w:sz w:val="20"/>
                <w:szCs w:val="20"/>
              </w:rPr>
            </w:pPr>
            <w:r>
              <w:rPr>
                <w:rFonts w:ascii="Arial" w:hAnsi="Arial" w:cs="Arial"/>
                <w:color w:val="123654"/>
                <w:sz w:val="20"/>
                <w:szCs w:val="20"/>
              </w:rPr>
              <w:t>Wind speed</w:t>
            </w:r>
            <w:r w:rsidR="00A9128B">
              <w:rPr>
                <w:rFonts w:ascii="Arial" w:hAnsi="Arial" w:cs="Arial"/>
                <w:color w:val="123654"/>
                <w:sz w:val="20"/>
                <w:szCs w:val="20"/>
              </w:rPr>
              <w:t xml:space="preserve"> in km/h</w:t>
            </w:r>
          </w:p>
        </w:tc>
        <w:tc>
          <w:tcPr>
            <w:tcW w:w="2254" w:type="dxa"/>
          </w:tcPr>
          <w:p w14:paraId="75F25E4B" w14:textId="6331E930"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6E184AB8" w14:textId="390D7118" w:rsidR="00DB18A3" w:rsidRDefault="00A9128B" w:rsidP="006C745F">
            <w:pPr>
              <w:pStyle w:val="ListParagraph"/>
              <w:ind w:left="0"/>
              <w:rPr>
                <w:rFonts w:ascii="Arial" w:hAnsi="Arial" w:cs="Arial"/>
                <w:color w:val="123654"/>
                <w:sz w:val="20"/>
                <w:szCs w:val="20"/>
              </w:rPr>
            </w:pPr>
            <w:r>
              <w:rPr>
                <w:rFonts w:ascii="Arial" w:hAnsi="Arial" w:cs="Arial"/>
                <w:color w:val="123654"/>
                <w:sz w:val="20"/>
                <w:szCs w:val="20"/>
              </w:rPr>
              <w:t>6 to 29</w:t>
            </w:r>
          </w:p>
        </w:tc>
      </w:tr>
      <w:tr w:rsidR="006A6A3E" w14:paraId="320895C8" w14:textId="77777777" w:rsidTr="00DB18A3">
        <w:tc>
          <w:tcPr>
            <w:tcW w:w="2254" w:type="dxa"/>
          </w:tcPr>
          <w:p w14:paraId="1371E932" w14:textId="6553E6BA" w:rsidR="00DB18A3" w:rsidRDefault="00DB18A3" w:rsidP="006C745F">
            <w:pPr>
              <w:pStyle w:val="ListParagraph"/>
              <w:ind w:left="0"/>
              <w:rPr>
                <w:rFonts w:ascii="Arial" w:hAnsi="Arial" w:cs="Arial"/>
                <w:color w:val="123654"/>
                <w:sz w:val="20"/>
                <w:szCs w:val="20"/>
              </w:rPr>
            </w:pPr>
            <w:r>
              <w:rPr>
                <w:rFonts w:ascii="Arial" w:hAnsi="Arial" w:cs="Arial"/>
                <w:color w:val="123654"/>
                <w:sz w:val="20"/>
                <w:szCs w:val="20"/>
              </w:rPr>
              <w:t>FFMC</w:t>
            </w:r>
          </w:p>
        </w:tc>
        <w:tc>
          <w:tcPr>
            <w:tcW w:w="2254" w:type="dxa"/>
          </w:tcPr>
          <w:p w14:paraId="140BEBB3" w14:textId="01C89EA7" w:rsidR="00DB18A3" w:rsidRDefault="005F3C30" w:rsidP="006C745F">
            <w:pPr>
              <w:pStyle w:val="ListParagraph"/>
              <w:ind w:left="0"/>
              <w:rPr>
                <w:rFonts w:ascii="Arial" w:hAnsi="Arial" w:cs="Arial"/>
                <w:color w:val="123654"/>
                <w:sz w:val="20"/>
                <w:szCs w:val="20"/>
              </w:rPr>
            </w:pPr>
            <w:r>
              <w:rPr>
                <w:rFonts w:ascii="Arial" w:hAnsi="Arial" w:cs="Arial"/>
                <w:color w:val="123654"/>
                <w:sz w:val="20"/>
                <w:szCs w:val="20"/>
              </w:rPr>
              <w:t>Fine fuel moisture code index from the FWI system</w:t>
            </w:r>
          </w:p>
        </w:tc>
        <w:tc>
          <w:tcPr>
            <w:tcW w:w="2254" w:type="dxa"/>
          </w:tcPr>
          <w:p w14:paraId="285DDEE9" w14:textId="637C92C1" w:rsidR="00DB18A3"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343D62EB" w14:textId="004711CF" w:rsidR="00DB18A3" w:rsidRDefault="00A9128B" w:rsidP="006C745F">
            <w:pPr>
              <w:pStyle w:val="ListParagraph"/>
              <w:ind w:left="0"/>
              <w:rPr>
                <w:rFonts w:ascii="Arial" w:hAnsi="Arial" w:cs="Arial"/>
                <w:color w:val="123654"/>
                <w:sz w:val="20"/>
                <w:szCs w:val="20"/>
              </w:rPr>
            </w:pPr>
            <w:r>
              <w:rPr>
                <w:rFonts w:ascii="Arial" w:hAnsi="Arial" w:cs="Arial"/>
                <w:color w:val="123654"/>
                <w:sz w:val="20"/>
                <w:szCs w:val="20"/>
              </w:rPr>
              <w:t>28.6 to 92.5</w:t>
            </w:r>
          </w:p>
        </w:tc>
      </w:tr>
      <w:tr w:rsidR="007D22C1" w:rsidRPr="00146EA5" w14:paraId="64B56380" w14:textId="77777777" w:rsidTr="00DB18A3">
        <w:tc>
          <w:tcPr>
            <w:tcW w:w="2254" w:type="dxa"/>
          </w:tcPr>
          <w:p w14:paraId="5D1ABEFD" w14:textId="100AAE1F" w:rsidR="00DB18A3" w:rsidRDefault="00727118" w:rsidP="006C745F">
            <w:pPr>
              <w:pStyle w:val="ListParagraph"/>
              <w:ind w:left="0"/>
              <w:rPr>
                <w:rFonts w:ascii="Arial" w:hAnsi="Arial" w:cs="Arial"/>
                <w:color w:val="123654"/>
                <w:sz w:val="20"/>
                <w:szCs w:val="20"/>
              </w:rPr>
            </w:pPr>
            <w:r>
              <w:rPr>
                <w:rFonts w:ascii="Arial" w:hAnsi="Arial" w:cs="Arial"/>
                <w:color w:val="123654"/>
                <w:sz w:val="20"/>
                <w:szCs w:val="20"/>
              </w:rPr>
              <w:t>DMC</w:t>
            </w:r>
          </w:p>
        </w:tc>
        <w:tc>
          <w:tcPr>
            <w:tcW w:w="2254" w:type="dxa"/>
          </w:tcPr>
          <w:p w14:paraId="661DDE21" w14:textId="0FB01210" w:rsidR="00DB18A3" w:rsidRPr="00146EA5" w:rsidRDefault="00146EA5" w:rsidP="006C745F">
            <w:pPr>
              <w:pStyle w:val="ListParagraph"/>
              <w:ind w:left="0"/>
              <w:rPr>
                <w:rFonts w:ascii="Arial" w:hAnsi="Arial" w:cs="Arial"/>
                <w:color w:val="123654"/>
                <w:sz w:val="20"/>
                <w:szCs w:val="20"/>
                <w:lang w:val="en-GB"/>
              </w:rPr>
            </w:pPr>
            <w:r w:rsidRPr="00146EA5">
              <w:rPr>
                <w:rFonts w:ascii="Arial" w:hAnsi="Arial" w:cs="Arial"/>
                <w:color w:val="123654"/>
                <w:sz w:val="20"/>
                <w:szCs w:val="20"/>
                <w:lang w:val="en-GB"/>
              </w:rPr>
              <w:t>Duff moisture code index from th</w:t>
            </w:r>
            <w:r>
              <w:rPr>
                <w:rFonts w:ascii="Arial" w:hAnsi="Arial" w:cs="Arial"/>
                <w:color w:val="123654"/>
                <w:sz w:val="20"/>
                <w:szCs w:val="20"/>
                <w:lang w:val="en-GB"/>
              </w:rPr>
              <w:t>e FWI system</w:t>
            </w:r>
          </w:p>
        </w:tc>
        <w:tc>
          <w:tcPr>
            <w:tcW w:w="2254" w:type="dxa"/>
          </w:tcPr>
          <w:p w14:paraId="22DF793F" w14:textId="4E413134" w:rsidR="00DB18A3" w:rsidRPr="00146EA5" w:rsidRDefault="007D22C1" w:rsidP="006C745F">
            <w:pPr>
              <w:pStyle w:val="ListParagraph"/>
              <w:ind w:left="0"/>
              <w:rPr>
                <w:rFonts w:ascii="Arial" w:hAnsi="Arial" w:cs="Arial"/>
                <w:color w:val="123654"/>
                <w:sz w:val="20"/>
                <w:szCs w:val="20"/>
                <w:lang w:val="en-GB"/>
              </w:rPr>
            </w:pPr>
            <w:r>
              <w:rPr>
                <w:rFonts w:ascii="Arial" w:hAnsi="Arial" w:cs="Arial"/>
                <w:color w:val="123654"/>
                <w:sz w:val="20"/>
                <w:szCs w:val="20"/>
              </w:rPr>
              <w:t>Numerical</w:t>
            </w:r>
          </w:p>
        </w:tc>
        <w:tc>
          <w:tcPr>
            <w:tcW w:w="2254" w:type="dxa"/>
          </w:tcPr>
          <w:p w14:paraId="723B36E2" w14:textId="3A823D33" w:rsidR="00DB18A3" w:rsidRPr="00146EA5" w:rsidRDefault="005239CD" w:rsidP="006C745F">
            <w:pPr>
              <w:pStyle w:val="ListParagraph"/>
              <w:ind w:left="0"/>
              <w:rPr>
                <w:rFonts w:ascii="Arial" w:hAnsi="Arial" w:cs="Arial"/>
                <w:color w:val="123654"/>
                <w:sz w:val="20"/>
                <w:szCs w:val="20"/>
                <w:lang w:val="en-GB"/>
              </w:rPr>
            </w:pPr>
            <w:r>
              <w:rPr>
                <w:rFonts w:ascii="Arial" w:hAnsi="Arial" w:cs="Arial"/>
                <w:color w:val="123654"/>
                <w:sz w:val="20"/>
                <w:szCs w:val="20"/>
                <w:lang w:val="en-GB"/>
              </w:rPr>
              <w:t>1.1 to 65.9</w:t>
            </w:r>
          </w:p>
        </w:tc>
      </w:tr>
      <w:tr w:rsidR="007D22C1" w14:paraId="043CA41E" w14:textId="77777777" w:rsidTr="00DB18A3">
        <w:tc>
          <w:tcPr>
            <w:tcW w:w="2254" w:type="dxa"/>
          </w:tcPr>
          <w:p w14:paraId="68F9AA51" w14:textId="71BF2AD2"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DC</w:t>
            </w:r>
          </w:p>
        </w:tc>
        <w:tc>
          <w:tcPr>
            <w:tcW w:w="2254" w:type="dxa"/>
          </w:tcPr>
          <w:p w14:paraId="4D07C9AE" w14:textId="78DC9A01" w:rsidR="00727118" w:rsidRDefault="00F67311" w:rsidP="006C745F">
            <w:pPr>
              <w:pStyle w:val="ListParagraph"/>
              <w:ind w:left="0"/>
              <w:rPr>
                <w:rFonts w:ascii="Arial" w:hAnsi="Arial" w:cs="Arial"/>
                <w:color w:val="123654"/>
                <w:sz w:val="20"/>
                <w:szCs w:val="20"/>
              </w:rPr>
            </w:pPr>
            <w:r>
              <w:rPr>
                <w:rFonts w:ascii="Arial" w:hAnsi="Arial" w:cs="Arial"/>
                <w:color w:val="123654"/>
                <w:sz w:val="20"/>
                <w:szCs w:val="20"/>
              </w:rPr>
              <w:t>Drought code index from the FWI system</w:t>
            </w:r>
          </w:p>
        </w:tc>
        <w:tc>
          <w:tcPr>
            <w:tcW w:w="2254" w:type="dxa"/>
          </w:tcPr>
          <w:p w14:paraId="3ED0F366" w14:textId="50FE0A8D"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71166C10" w14:textId="0A33870B" w:rsidR="00727118" w:rsidRDefault="005239CD" w:rsidP="006C745F">
            <w:pPr>
              <w:pStyle w:val="ListParagraph"/>
              <w:ind w:left="0"/>
              <w:rPr>
                <w:rFonts w:ascii="Arial" w:hAnsi="Arial" w:cs="Arial"/>
                <w:color w:val="123654"/>
                <w:sz w:val="20"/>
                <w:szCs w:val="20"/>
              </w:rPr>
            </w:pPr>
            <w:r>
              <w:rPr>
                <w:rFonts w:ascii="Arial" w:hAnsi="Arial" w:cs="Arial"/>
                <w:color w:val="123654"/>
                <w:sz w:val="20"/>
                <w:szCs w:val="20"/>
              </w:rPr>
              <w:t>7 to 220.4</w:t>
            </w:r>
          </w:p>
        </w:tc>
      </w:tr>
      <w:tr w:rsidR="007D22C1" w14:paraId="3B6C277B" w14:textId="77777777" w:rsidTr="00DB18A3">
        <w:tc>
          <w:tcPr>
            <w:tcW w:w="2254" w:type="dxa"/>
          </w:tcPr>
          <w:p w14:paraId="0C300778" w14:textId="6503EB53"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ISI</w:t>
            </w:r>
          </w:p>
        </w:tc>
        <w:tc>
          <w:tcPr>
            <w:tcW w:w="2254" w:type="dxa"/>
          </w:tcPr>
          <w:p w14:paraId="299B3D98" w14:textId="7C05E4E3" w:rsidR="00727118" w:rsidRDefault="00F67311" w:rsidP="006C745F">
            <w:pPr>
              <w:pStyle w:val="ListParagraph"/>
              <w:ind w:left="0"/>
              <w:rPr>
                <w:rFonts w:ascii="Arial" w:hAnsi="Arial" w:cs="Arial"/>
                <w:color w:val="123654"/>
                <w:sz w:val="20"/>
                <w:szCs w:val="20"/>
              </w:rPr>
            </w:pPr>
            <w:r>
              <w:rPr>
                <w:rFonts w:ascii="Arial" w:hAnsi="Arial" w:cs="Arial"/>
                <w:color w:val="123654"/>
                <w:sz w:val="20"/>
                <w:szCs w:val="20"/>
              </w:rPr>
              <w:t xml:space="preserve">Initial spread index from the FWI </w:t>
            </w:r>
            <w:r w:rsidR="00330A7A">
              <w:rPr>
                <w:rFonts w:ascii="Arial" w:hAnsi="Arial" w:cs="Arial"/>
                <w:color w:val="123654"/>
                <w:sz w:val="20"/>
                <w:szCs w:val="20"/>
              </w:rPr>
              <w:t>system</w:t>
            </w:r>
          </w:p>
        </w:tc>
        <w:tc>
          <w:tcPr>
            <w:tcW w:w="2254" w:type="dxa"/>
          </w:tcPr>
          <w:p w14:paraId="4396B022" w14:textId="2799AF9C"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06EFDFDF" w14:textId="364369F4" w:rsidR="00727118" w:rsidRDefault="005239CD" w:rsidP="006C745F">
            <w:pPr>
              <w:pStyle w:val="ListParagraph"/>
              <w:ind w:left="0"/>
              <w:rPr>
                <w:rFonts w:ascii="Arial" w:hAnsi="Arial" w:cs="Arial"/>
                <w:color w:val="123654"/>
                <w:sz w:val="20"/>
                <w:szCs w:val="20"/>
              </w:rPr>
            </w:pPr>
            <w:r>
              <w:rPr>
                <w:rFonts w:ascii="Arial" w:hAnsi="Arial" w:cs="Arial"/>
                <w:color w:val="123654"/>
                <w:sz w:val="20"/>
                <w:szCs w:val="20"/>
              </w:rPr>
              <w:t>0 to 18.5</w:t>
            </w:r>
          </w:p>
        </w:tc>
      </w:tr>
      <w:tr w:rsidR="007D22C1" w14:paraId="5116136E" w14:textId="77777777" w:rsidTr="00DB18A3">
        <w:tc>
          <w:tcPr>
            <w:tcW w:w="2254" w:type="dxa"/>
          </w:tcPr>
          <w:p w14:paraId="7AC53474" w14:textId="0C1DAF93"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BUI</w:t>
            </w:r>
          </w:p>
        </w:tc>
        <w:tc>
          <w:tcPr>
            <w:tcW w:w="2254" w:type="dxa"/>
          </w:tcPr>
          <w:p w14:paraId="7A7A31BC" w14:textId="5FC1DBF2" w:rsidR="00727118" w:rsidRDefault="00330A7A" w:rsidP="006C745F">
            <w:pPr>
              <w:pStyle w:val="ListParagraph"/>
              <w:ind w:left="0"/>
              <w:rPr>
                <w:rFonts w:ascii="Arial" w:hAnsi="Arial" w:cs="Arial"/>
                <w:color w:val="123654"/>
                <w:sz w:val="20"/>
                <w:szCs w:val="20"/>
              </w:rPr>
            </w:pPr>
            <w:r>
              <w:rPr>
                <w:rFonts w:ascii="Arial" w:hAnsi="Arial" w:cs="Arial"/>
                <w:color w:val="123654"/>
                <w:sz w:val="20"/>
                <w:szCs w:val="20"/>
              </w:rPr>
              <w:t> Buildup index from the FWI system</w:t>
            </w:r>
          </w:p>
        </w:tc>
        <w:tc>
          <w:tcPr>
            <w:tcW w:w="2254" w:type="dxa"/>
          </w:tcPr>
          <w:p w14:paraId="3CD2F335" w14:textId="746A8887"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03C9001D" w14:textId="7B0A291E" w:rsidR="00727118" w:rsidRDefault="009B1266" w:rsidP="006C745F">
            <w:pPr>
              <w:pStyle w:val="ListParagraph"/>
              <w:ind w:left="0"/>
              <w:rPr>
                <w:rFonts w:ascii="Arial" w:hAnsi="Arial" w:cs="Arial"/>
                <w:color w:val="123654"/>
                <w:sz w:val="20"/>
                <w:szCs w:val="20"/>
              </w:rPr>
            </w:pPr>
            <w:r>
              <w:rPr>
                <w:rFonts w:ascii="Arial" w:hAnsi="Arial" w:cs="Arial"/>
                <w:color w:val="123654"/>
                <w:sz w:val="20"/>
                <w:szCs w:val="20"/>
              </w:rPr>
              <w:t>1.1 to 68</w:t>
            </w:r>
          </w:p>
        </w:tc>
      </w:tr>
      <w:tr w:rsidR="007D22C1" w14:paraId="11827FA0" w14:textId="77777777" w:rsidTr="00DB18A3">
        <w:tc>
          <w:tcPr>
            <w:tcW w:w="2254" w:type="dxa"/>
          </w:tcPr>
          <w:p w14:paraId="15B1E465" w14:textId="2B6B34BE"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FWI</w:t>
            </w:r>
          </w:p>
        </w:tc>
        <w:tc>
          <w:tcPr>
            <w:tcW w:w="2254" w:type="dxa"/>
          </w:tcPr>
          <w:p w14:paraId="6493BF4C" w14:textId="52D2A052" w:rsidR="00727118" w:rsidRDefault="00124211" w:rsidP="006C745F">
            <w:pPr>
              <w:pStyle w:val="ListParagraph"/>
              <w:ind w:left="0"/>
              <w:rPr>
                <w:rFonts w:ascii="Arial" w:hAnsi="Arial" w:cs="Arial"/>
                <w:color w:val="123654"/>
                <w:sz w:val="20"/>
                <w:szCs w:val="20"/>
              </w:rPr>
            </w:pPr>
            <w:r>
              <w:rPr>
                <w:rFonts w:ascii="Arial" w:hAnsi="Arial" w:cs="Arial"/>
                <w:color w:val="123654"/>
                <w:sz w:val="20"/>
                <w:szCs w:val="20"/>
              </w:rPr>
              <w:t>Fire weather index</w:t>
            </w:r>
          </w:p>
        </w:tc>
        <w:tc>
          <w:tcPr>
            <w:tcW w:w="2254" w:type="dxa"/>
          </w:tcPr>
          <w:p w14:paraId="131EA0D3" w14:textId="5E8D4D1C"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Numerical</w:t>
            </w:r>
          </w:p>
        </w:tc>
        <w:tc>
          <w:tcPr>
            <w:tcW w:w="2254" w:type="dxa"/>
          </w:tcPr>
          <w:p w14:paraId="190C8CCE" w14:textId="2D093159" w:rsidR="00727118" w:rsidRDefault="009B1266" w:rsidP="006C745F">
            <w:pPr>
              <w:pStyle w:val="ListParagraph"/>
              <w:ind w:left="0"/>
              <w:rPr>
                <w:rFonts w:ascii="Arial" w:hAnsi="Arial" w:cs="Arial"/>
                <w:color w:val="123654"/>
                <w:sz w:val="20"/>
                <w:szCs w:val="20"/>
              </w:rPr>
            </w:pPr>
            <w:r>
              <w:rPr>
                <w:rFonts w:ascii="Arial" w:hAnsi="Arial" w:cs="Arial"/>
                <w:color w:val="123654"/>
                <w:sz w:val="20"/>
                <w:szCs w:val="20"/>
              </w:rPr>
              <w:t>0 to 31.1</w:t>
            </w:r>
          </w:p>
        </w:tc>
      </w:tr>
      <w:tr w:rsidR="007D22C1" w14:paraId="4967DC20" w14:textId="77777777" w:rsidTr="00DB18A3">
        <w:tc>
          <w:tcPr>
            <w:tcW w:w="2254" w:type="dxa"/>
          </w:tcPr>
          <w:p w14:paraId="7DB1EA38" w14:textId="23BF3AF2" w:rsidR="00727118" w:rsidRDefault="00727118" w:rsidP="006C745F">
            <w:pPr>
              <w:pStyle w:val="ListParagraph"/>
              <w:ind w:left="0"/>
              <w:rPr>
                <w:rFonts w:ascii="Arial" w:hAnsi="Arial" w:cs="Arial"/>
                <w:color w:val="123654"/>
                <w:sz w:val="20"/>
                <w:szCs w:val="20"/>
              </w:rPr>
            </w:pPr>
            <w:r>
              <w:rPr>
                <w:rFonts w:ascii="Arial" w:hAnsi="Arial" w:cs="Arial"/>
                <w:color w:val="123654"/>
                <w:sz w:val="20"/>
                <w:szCs w:val="20"/>
              </w:rPr>
              <w:t>Classes</w:t>
            </w:r>
          </w:p>
        </w:tc>
        <w:tc>
          <w:tcPr>
            <w:tcW w:w="2254" w:type="dxa"/>
          </w:tcPr>
          <w:p w14:paraId="2D736EA4" w14:textId="6426D1CA" w:rsidR="00727118" w:rsidRDefault="00124211" w:rsidP="006C745F">
            <w:pPr>
              <w:pStyle w:val="ListParagraph"/>
              <w:ind w:left="0"/>
              <w:rPr>
                <w:rFonts w:ascii="Arial" w:hAnsi="Arial" w:cs="Arial"/>
                <w:color w:val="123654"/>
                <w:sz w:val="20"/>
                <w:szCs w:val="20"/>
              </w:rPr>
            </w:pPr>
            <w:r>
              <w:rPr>
                <w:rFonts w:ascii="Arial" w:hAnsi="Arial" w:cs="Arial"/>
                <w:color w:val="123654"/>
                <w:sz w:val="20"/>
                <w:szCs w:val="20"/>
              </w:rPr>
              <w:t>Fire or no fire</w:t>
            </w:r>
          </w:p>
        </w:tc>
        <w:tc>
          <w:tcPr>
            <w:tcW w:w="2254" w:type="dxa"/>
          </w:tcPr>
          <w:p w14:paraId="40684CA4" w14:textId="7F20F5D9"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Categorical</w:t>
            </w:r>
          </w:p>
        </w:tc>
        <w:tc>
          <w:tcPr>
            <w:tcW w:w="2254" w:type="dxa"/>
          </w:tcPr>
          <w:p w14:paraId="7C50F8DB" w14:textId="1962F63A" w:rsidR="00727118" w:rsidRDefault="007D22C1" w:rsidP="006C745F">
            <w:pPr>
              <w:pStyle w:val="ListParagraph"/>
              <w:ind w:left="0"/>
              <w:rPr>
                <w:rFonts w:ascii="Arial" w:hAnsi="Arial" w:cs="Arial"/>
                <w:color w:val="123654"/>
                <w:sz w:val="20"/>
                <w:szCs w:val="20"/>
              </w:rPr>
            </w:pPr>
            <w:r>
              <w:rPr>
                <w:rFonts w:ascii="Arial" w:hAnsi="Arial" w:cs="Arial"/>
                <w:color w:val="123654"/>
                <w:sz w:val="20"/>
                <w:szCs w:val="20"/>
              </w:rPr>
              <w:t>0 or 1</w:t>
            </w:r>
          </w:p>
        </w:tc>
      </w:tr>
    </w:tbl>
    <w:p w14:paraId="3293C646" w14:textId="09F37B3B" w:rsidR="00534A6E" w:rsidRDefault="00545CEE" w:rsidP="006C745F">
      <w:pPr>
        <w:pStyle w:val="ListParagraph"/>
        <w:ind w:left="360"/>
        <w:rPr>
          <w:rFonts w:ascii="Arial" w:hAnsi="Arial" w:cs="Arial"/>
          <w:color w:val="123654"/>
          <w:sz w:val="20"/>
          <w:szCs w:val="20"/>
        </w:rPr>
      </w:pPr>
      <w:r>
        <w:rPr>
          <w:rFonts w:ascii="Arial" w:hAnsi="Arial" w:cs="Arial"/>
          <w:color w:val="123654"/>
          <w:sz w:val="20"/>
          <w:szCs w:val="20"/>
        </w:rPr>
        <w:t xml:space="preserve">Table 1: Features </w:t>
      </w:r>
      <w:r w:rsidR="00A27086">
        <w:rPr>
          <w:rFonts w:ascii="Arial" w:hAnsi="Arial" w:cs="Arial"/>
          <w:color w:val="123654"/>
          <w:sz w:val="20"/>
          <w:szCs w:val="20"/>
        </w:rPr>
        <w:t>with explanations.</w:t>
      </w:r>
    </w:p>
    <w:p w14:paraId="5189634E" w14:textId="77777777" w:rsidR="00936EE1" w:rsidRDefault="00936EE1" w:rsidP="006C745F">
      <w:pPr>
        <w:pStyle w:val="ListParagraph"/>
        <w:ind w:left="360"/>
        <w:rPr>
          <w:rFonts w:ascii="Arial" w:hAnsi="Arial" w:cs="Arial"/>
          <w:color w:val="123654"/>
          <w:sz w:val="20"/>
          <w:szCs w:val="20"/>
        </w:rPr>
      </w:pPr>
    </w:p>
    <w:p w14:paraId="3F62ABB0" w14:textId="77777777" w:rsidR="00936EE1" w:rsidRDefault="00936EE1" w:rsidP="006C745F">
      <w:pPr>
        <w:pStyle w:val="ListParagraph"/>
        <w:ind w:left="360"/>
        <w:rPr>
          <w:rFonts w:ascii="Arial" w:hAnsi="Arial" w:cs="Arial"/>
          <w:color w:val="123654"/>
          <w:sz w:val="20"/>
          <w:szCs w:val="20"/>
        </w:rPr>
      </w:pPr>
    </w:p>
    <w:p w14:paraId="3CA52665" w14:textId="77777777" w:rsidR="004D493C" w:rsidRDefault="004D493C">
      <w:pPr>
        <w:rPr>
          <w:rFonts w:ascii="Arial" w:hAnsi="Arial" w:cs="Arial"/>
          <w:color w:val="123654"/>
          <w:sz w:val="20"/>
          <w:szCs w:val="20"/>
        </w:rPr>
      </w:pPr>
    </w:p>
    <w:p w14:paraId="001658F6" w14:textId="77777777" w:rsidR="004D493C" w:rsidRDefault="004D493C">
      <w:pPr>
        <w:rPr>
          <w:rFonts w:ascii="Arial" w:hAnsi="Arial" w:cs="Arial"/>
          <w:color w:val="123654"/>
          <w:sz w:val="20"/>
          <w:szCs w:val="20"/>
        </w:rPr>
      </w:pPr>
    </w:p>
    <w:p w14:paraId="7B662AE4" w14:textId="77777777" w:rsidR="004D493C" w:rsidRDefault="004E0D4F">
      <w:pPr>
        <w:rPr>
          <w:rFonts w:ascii="Arial" w:hAnsi="Arial" w:cs="Arial"/>
          <w:color w:val="123654"/>
          <w:sz w:val="20"/>
          <w:szCs w:val="20"/>
        </w:rPr>
      </w:pPr>
      <w:r>
        <w:rPr>
          <w:rFonts w:ascii="Arial" w:hAnsi="Arial" w:cs="Arial"/>
          <w:noProof/>
          <w:color w:val="123654"/>
          <w:sz w:val="20"/>
          <w:szCs w:val="20"/>
          <w14:ligatures w14:val="standardContextual"/>
        </w:rPr>
        <w:lastRenderedPageBreak/>
        <w:drawing>
          <wp:anchor distT="0" distB="0" distL="114300" distR="114300" simplePos="0" relativeHeight="251658240" behindDoc="0" locked="0" layoutInCell="1" allowOverlap="1" wp14:anchorId="66D92406" wp14:editId="32C922DB">
            <wp:simplePos x="0" y="0"/>
            <wp:positionH relativeFrom="column">
              <wp:posOffset>5319395</wp:posOffset>
            </wp:positionH>
            <wp:positionV relativeFrom="paragraph">
              <wp:posOffset>5715</wp:posOffset>
            </wp:positionV>
            <wp:extent cx="838200" cy="1808973"/>
            <wp:effectExtent l="0" t="0" r="0" b="1270"/>
            <wp:wrapNone/>
            <wp:docPr id="992778768" name="Picture 2"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78768" name="Picture 2" descr="A picture containing text, screenshot, numb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8200" cy="180897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123654"/>
          <w:sz w:val="20"/>
          <w:szCs w:val="20"/>
          <w14:ligatures w14:val="standardContextual"/>
        </w:rPr>
        <w:drawing>
          <wp:inline distT="0" distB="0" distL="0" distR="0" wp14:anchorId="2668A01E" wp14:editId="044A4530">
            <wp:extent cx="5731510" cy="1807210"/>
            <wp:effectExtent l="0" t="0" r="2540" b="2540"/>
            <wp:docPr id="2004704150"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04150" name="Picture 1" descr="A picture containing text,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807210"/>
                    </a:xfrm>
                    <a:prstGeom prst="rect">
                      <a:avLst/>
                    </a:prstGeom>
                  </pic:spPr>
                </pic:pic>
              </a:graphicData>
            </a:graphic>
          </wp:inline>
        </w:drawing>
      </w:r>
    </w:p>
    <w:p w14:paraId="01AAA62C" w14:textId="77777777" w:rsidR="00936EE1" w:rsidRDefault="004D493C" w:rsidP="003320B7">
      <w:r>
        <w:t xml:space="preserve">Figure 1: </w:t>
      </w:r>
      <w:r w:rsidR="007F7C0D">
        <w:t>Snippet of the structure of the data</w:t>
      </w:r>
      <w:r w:rsidR="00936EE1" w:rsidRPr="00936EE1">
        <w:t xml:space="preserve"> </w:t>
      </w:r>
    </w:p>
    <w:p w14:paraId="2172A684" w14:textId="70E7B6BA" w:rsidR="00936EE1" w:rsidRDefault="00936EE1" w:rsidP="00936EE1">
      <w:pPr>
        <w:pStyle w:val="Heading1"/>
      </w:pPr>
      <w:bookmarkStart w:id="7" w:name="_Toc135581249"/>
      <w:r>
        <w:t>Exploring the data</w:t>
      </w:r>
      <w:bookmarkEnd w:id="7"/>
    </w:p>
    <w:p w14:paraId="466ACF93" w14:textId="3D5A2E47" w:rsidR="00936EE1" w:rsidRDefault="00936EE1" w:rsidP="00936EE1">
      <w:pPr>
        <w:pStyle w:val="ListParagraph"/>
        <w:ind w:left="360"/>
        <w:rPr>
          <w:rFonts w:ascii="Arial" w:hAnsi="Arial" w:cs="Arial"/>
          <w:color w:val="123654"/>
          <w:sz w:val="20"/>
          <w:szCs w:val="20"/>
        </w:rPr>
      </w:pPr>
    </w:p>
    <w:p w14:paraId="5D7F43E9" w14:textId="452E8665" w:rsidR="00E66E9F" w:rsidRDefault="003320B7" w:rsidP="00E66E9F">
      <w:pPr>
        <w:pStyle w:val="Heading2"/>
      </w:pPr>
      <w:bookmarkStart w:id="8" w:name="_Toc135581250"/>
      <w:r>
        <w:rPr>
          <w:rFonts w:ascii="Arial" w:hAnsi="Arial" w:cs="Arial"/>
          <w:noProof/>
          <w:color w:val="123654"/>
          <w:sz w:val="20"/>
          <w:szCs w:val="20"/>
          <w14:ligatures w14:val="standardContextual"/>
        </w:rPr>
        <w:drawing>
          <wp:anchor distT="0" distB="0" distL="114300" distR="114300" simplePos="0" relativeHeight="251660288" behindDoc="1" locked="0" layoutInCell="1" allowOverlap="1" wp14:anchorId="6AC35968" wp14:editId="3D77141E">
            <wp:simplePos x="0" y="0"/>
            <wp:positionH relativeFrom="column">
              <wp:posOffset>2871470</wp:posOffset>
            </wp:positionH>
            <wp:positionV relativeFrom="paragraph">
              <wp:posOffset>222885</wp:posOffset>
            </wp:positionV>
            <wp:extent cx="2846070" cy="2419350"/>
            <wp:effectExtent l="0" t="0" r="0" b="0"/>
            <wp:wrapTight wrapText="bothSides">
              <wp:wrapPolygon edited="0">
                <wp:start x="0" y="0"/>
                <wp:lineTo x="0" y="21430"/>
                <wp:lineTo x="21398" y="21430"/>
                <wp:lineTo x="21398" y="0"/>
                <wp:lineTo x="0" y="0"/>
              </wp:wrapPolygon>
            </wp:wrapTight>
            <wp:docPr id="148609545" name="Picture 4" descr="A graph with red and blue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9545" name="Picture 4" descr="A graph with red and blue do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46070" cy="2419350"/>
                    </a:xfrm>
                    <a:prstGeom prst="rect">
                      <a:avLst/>
                    </a:prstGeom>
                  </pic:spPr>
                </pic:pic>
              </a:graphicData>
            </a:graphic>
            <wp14:sizeRelH relativeFrom="page">
              <wp14:pctWidth>0</wp14:pctWidth>
            </wp14:sizeRelH>
            <wp14:sizeRelV relativeFrom="page">
              <wp14:pctHeight>0</wp14:pctHeight>
            </wp14:sizeRelV>
          </wp:anchor>
        </w:drawing>
      </w:r>
      <w:r w:rsidR="00E66E9F">
        <w:t>Scatter plots</w:t>
      </w:r>
      <w:bookmarkEnd w:id="8"/>
    </w:p>
    <w:p w14:paraId="4DE294E8" w14:textId="284C40C7" w:rsidR="00E66E9F" w:rsidRPr="00745D36" w:rsidRDefault="00E66E9F">
      <w:pPr>
        <w:rPr>
          <w:rFonts w:ascii="Arial" w:hAnsi="Arial" w:cs="Arial"/>
          <w:color w:val="123654"/>
          <w:sz w:val="20"/>
          <w:szCs w:val="20"/>
          <w:lang w:val="en-GB"/>
        </w:rPr>
      </w:pPr>
      <w:r>
        <w:rPr>
          <w:rFonts w:ascii="Arial" w:hAnsi="Arial" w:cs="Arial"/>
          <w:noProof/>
          <w:color w:val="123654"/>
          <w:sz w:val="20"/>
          <w:szCs w:val="20"/>
          <w14:ligatures w14:val="standardContextual"/>
        </w:rPr>
        <w:drawing>
          <wp:anchor distT="0" distB="0" distL="114300" distR="114300" simplePos="0" relativeHeight="251659264" behindDoc="1" locked="0" layoutInCell="1" allowOverlap="1" wp14:anchorId="3CC495FD" wp14:editId="69311C46">
            <wp:simplePos x="0" y="0"/>
            <wp:positionH relativeFrom="margin">
              <wp:align>left</wp:align>
            </wp:positionH>
            <wp:positionV relativeFrom="paragraph">
              <wp:posOffset>635</wp:posOffset>
            </wp:positionV>
            <wp:extent cx="2872436" cy="2419263"/>
            <wp:effectExtent l="0" t="0" r="4445" b="635"/>
            <wp:wrapTight wrapText="bothSides">
              <wp:wrapPolygon edited="0">
                <wp:start x="0" y="0"/>
                <wp:lineTo x="0" y="21436"/>
                <wp:lineTo x="21490" y="21436"/>
                <wp:lineTo x="21490" y="0"/>
                <wp:lineTo x="0" y="0"/>
              </wp:wrapPolygon>
            </wp:wrapTight>
            <wp:docPr id="496780472" name="Picture 3"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80472" name="Picture 3" descr="A picture containing text, screenshot, plot,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2436" cy="2419263"/>
                    </a:xfrm>
                    <a:prstGeom prst="rect">
                      <a:avLst/>
                    </a:prstGeom>
                  </pic:spPr>
                </pic:pic>
              </a:graphicData>
            </a:graphic>
            <wp14:sizeRelH relativeFrom="page">
              <wp14:pctWidth>0</wp14:pctWidth>
            </wp14:sizeRelH>
            <wp14:sizeRelV relativeFrom="page">
              <wp14:pctHeight>0</wp14:pctHeight>
            </wp14:sizeRelV>
          </wp:anchor>
        </w:drawing>
      </w:r>
      <w:r w:rsidR="003320B7" w:rsidRPr="00745D36">
        <w:rPr>
          <w:rFonts w:ascii="Arial" w:hAnsi="Arial" w:cs="Arial"/>
          <w:color w:val="123654"/>
          <w:sz w:val="20"/>
          <w:szCs w:val="20"/>
          <w:lang w:val="en-GB"/>
        </w:rPr>
        <w:t xml:space="preserve">Figure 2: FFMC – ISI scatter plot                             Figure 3: FWI – ISI scatter plot                                 </w:t>
      </w:r>
    </w:p>
    <w:p w14:paraId="579B395B" w14:textId="09410CE9" w:rsidR="00A968B1" w:rsidRPr="00745D36" w:rsidRDefault="00A968B1">
      <w:pPr>
        <w:rPr>
          <w:rFonts w:ascii="Arial" w:hAnsi="Arial" w:cs="Arial"/>
          <w:color w:val="123654"/>
          <w:sz w:val="20"/>
          <w:szCs w:val="20"/>
          <w:lang w:val="en-GB"/>
        </w:rPr>
      </w:pPr>
    </w:p>
    <w:p w14:paraId="26B7BECC" w14:textId="17A93552" w:rsidR="006D7552" w:rsidRDefault="00F133D6">
      <w:pPr>
        <w:rPr>
          <w:rFonts w:ascii="Arial" w:hAnsi="Arial" w:cs="Arial"/>
          <w:color w:val="123654"/>
          <w:sz w:val="20"/>
          <w:szCs w:val="20"/>
          <w:lang w:val="en-GB"/>
        </w:rPr>
      </w:pPr>
      <w:r w:rsidRPr="00F133D6">
        <w:rPr>
          <w:rFonts w:ascii="Arial" w:hAnsi="Arial" w:cs="Arial"/>
          <w:color w:val="123654"/>
          <w:sz w:val="20"/>
          <w:szCs w:val="20"/>
          <w:lang w:val="en-GB"/>
        </w:rPr>
        <w:t>The first scatter p</w:t>
      </w:r>
      <w:r>
        <w:rPr>
          <w:rFonts w:ascii="Arial" w:hAnsi="Arial" w:cs="Arial"/>
          <w:color w:val="123654"/>
          <w:sz w:val="20"/>
          <w:szCs w:val="20"/>
          <w:lang w:val="en-GB"/>
        </w:rPr>
        <w:t xml:space="preserve">lot I decided to analyse is the </w:t>
      </w:r>
      <w:r w:rsidR="00C64678">
        <w:rPr>
          <w:rFonts w:ascii="Arial" w:hAnsi="Arial" w:cs="Arial"/>
          <w:color w:val="123654"/>
          <w:sz w:val="20"/>
          <w:szCs w:val="20"/>
          <w:lang w:val="en-GB"/>
        </w:rPr>
        <w:t>fine fuel moisture code and initial spread index</w:t>
      </w:r>
      <w:r w:rsidR="00AA0029">
        <w:rPr>
          <w:rFonts w:ascii="Arial" w:hAnsi="Arial" w:cs="Arial"/>
          <w:color w:val="123654"/>
          <w:sz w:val="20"/>
          <w:szCs w:val="20"/>
          <w:lang w:val="en-GB"/>
        </w:rPr>
        <w:t xml:space="preserve">. The graph </w:t>
      </w:r>
      <w:r w:rsidR="00B207AD">
        <w:rPr>
          <w:rFonts w:ascii="Arial" w:hAnsi="Arial" w:cs="Arial"/>
          <w:color w:val="123654"/>
          <w:sz w:val="20"/>
          <w:szCs w:val="20"/>
          <w:lang w:val="en-GB"/>
        </w:rPr>
        <w:t>shows</w:t>
      </w:r>
      <w:r w:rsidR="00C870E4">
        <w:rPr>
          <w:rFonts w:ascii="Arial" w:hAnsi="Arial" w:cs="Arial"/>
          <w:color w:val="123654"/>
          <w:sz w:val="20"/>
          <w:szCs w:val="20"/>
          <w:lang w:val="en-GB"/>
        </w:rPr>
        <w:t xml:space="preserve"> an exponential relationship between the two variables</w:t>
      </w:r>
      <w:r w:rsidR="00BD7284">
        <w:rPr>
          <w:rFonts w:ascii="Arial" w:hAnsi="Arial" w:cs="Arial"/>
          <w:color w:val="123654"/>
          <w:sz w:val="20"/>
          <w:szCs w:val="20"/>
          <w:lang w:val="en-GB"/>
        </w:rPr>
        <w:t xml:space="preserve"> see figure 2</w:t>
      </w:r>
      <w:r w:rsidR="00C870E4">
        <w:rPr>
          <w:rFonts w:ascii="Arial" w:hAnsi="Arial" w:cs="Arial"/>
          <w:color w:val="123654"/>
          <w:sz w:val="20"/>
          <w:szCs w:val="20"/>
          <w:lang w:val="en-GB"/>
        </w:rPr>
        <w:t>. Further</w:t>
      </w:r>
      <w:r w:rsidR="00B207AD">
        <w:rPr>
          <w:rFonts w:ascii="Arial" w:hAnsi="Arial" w:cs="Arial"/>
          <w:color w:val="123654"/>
          <w:sz w:val="20"/>
          <w:szCs w:val="20"/>
          <w:lang w:val="en-GB"/>
        </w:rPr>
        <w:t xml:space="preserve">more, class separability is clearly seen. </w:t>
      </w:r>
      <w:r w:rsidR="008231F6">
        <w:rPr>
          <w:rFonts w:ascii="Arial" w:hAnsi="Arial" w:cs="Arial"/>
          <w:color w:val="123654"/>
          <w:sz w:val="20"/>
          <w:szCs w:val="20"/>
          <w:lang w:val="en-GB"/>
        </w:rPr>
        <w:t>The no</w:t>
      </w:r>
      <w:r w:rsidR="00154C7A">
        <w:rPr>
          <w:rFonts w:ascii="Arial" w:hAnsi="Arial" w:cs="Arial"/>
          <w:color w:val="123654"/>
          <w:sz w:val="20"/>
          <w:szCs w:val="20"/>
          <w:lang w:val="en-GB"/>
        </w:rPr>
        <w:t>-</w:t>
      </w:r>
      <w:r w:rsidR="008231F6">
        <w:rPr>
          <w:rFonts w:ascii="Arial" w:hAnsi="Arial" w:cs="Arial"/>
          <w:color w:val="123654"/>
          <w:sz w:val="20"/>
          <w:szCs w:val="20"/>
          <w:lang w:val="en-GB"/>
        </w:rPr>
        <w:t xml:space="preserve">fire incidents have a </w:t>
      </w:r>
      <w:r w:rsidR="00154C7A">
        <w:rPr>
          <w:rFonts w:ascii="Arial" w:hAnsi="Arial" w:cs="Arial"/>
          <w:color w:val="123654"/>
          <w:sz w:val="20"/>
          <w:szCs w:val="20"/>
          <w:lang w:val="en-GB"/>
        </w:rPr>
        <w:t>quasi-</w:t>
      </w:r>
      <w:r w:rsidR="008231F6">
        <w:rPr>
          <w:rFonts w:ascii="Arial" w:hAnsi="Arial" w:cs="Arial"/>
          <w:color w:val="123654"/>
          <w:sz w:val="20"/>
          <w:szCs w:val="20"/>
          <w:lang w:val="en-GB"/>
        </w:rPr>
        <w:t xml:space="preserve">linear relationship </w:t>
      </w:r>
      <w:r w:rsidR="00A164E4">
        <w:rPr>
          <w:rFonts w:ascii="Arial" w:hAnsi="Arial" w:cs="Arial"/>
          <w:color w:val="123654"/>
          <w:sz w:val="20"/>
          <w:szCs w:val="20"/>
          <w:lang w:val="en-GB"/>
        </w:rPr>
        <w:t xml:space="preserve">with a </w:t>
      </w:r>
      <w:r w:rsidR="00F15CC1">
        <w:rPr>
          <w:rFonts w:ascii="Arial" w:hAnsi="Arial" w:cs="Arial"/>
          <w:color w:val="123654"/>
          <w:sz w:val="20"/>
          <w:szCs w:val="20"/>
          <w:lang w:val="en-GB"/>
        </w:rPr>
        <w:t>slightly positive slope. The fire incidents clea</w:t>
      </w:r>
      <w:r w:rsidR="00720528">
        <w:rPr>
          <w:rFonts w:ascii="Arial" w:hAnsi="Arial" w:cs="Arial"/>
          <w:color w:val="123654"/>
          <w:sz w:val="20"/>
          <w:szCs w:val="20"/>
          <w:lang w:val="en-GB"/>
        </w:rPr>
        <w:t xml:space="preserve">rly have a steeper slope. </w:t>
      </w:r>
      <w:r w:rsidR="00D40F1A">
        <w:rPr>
          <w:rFonts w:ascii="Arial" w:hAnsi="Arial" w:cs="Arial"/>
          <w:color w:val="123654"/>
          <w:sz w:val="20"/>
          <w:szCs w:val="20"/>
          <w:lang w:val="en-GB"/>
        </w:rPr>
        <w:t xml:space="preserve">This shows a </w:t>
      </w:r>
      <w:r w:rsidR="00BD7284">
        <w:rPr>
          <w:rFonts w:ascii="Arial" w:hAnsi="Arial" w:cs="Arial"/>
          <w:color w:val="123654"/>
          <w:sz w:val="20"/>
          <w:szCs w:val="20"/>
          <w:lang w:val="en-GB"/>
        </w:rPr>
        <w:t>relatively stronger association between the two variables.</w:t>
      </w:r>
      <w:r w:rsidR="00A164E4">
        <w:rPr>
          <w:rFonts w:ascii="Arial" w:hAnsi="Arial" w:cs="Arial"/>
          <w:color w:val="123654"/>
          <w:sz w:val="20"/>
          <w:szCs w:val="20"/>
          <w:lang w:val="en-GB"/>
        </w:rPr>
        <w:t xml:space="preserve"> </w:t>
      </w:r>
      <w:r w:rsidR="00C315A6">
        <w:rPr>
          <w:rFonts w:ascii="Arial" w:hAnsi="Arial" w:cs="Arial"/>
          <w:color w:val="123654"/>
          <w:sz w:val="20"/>
          <w:szCs w:val="20"/>
          <w:lang w:val="en-GB"/>
        </w:rPr>
        <w:t xml:space="preserve">The second scatterplot </w:t>
      </w:r>
      <w:r w:rsidR="009B05E4">
        <w:rPr>
          <w:rFonts w:ascii="Arial" w:hAnsi="Arial" w:cs="Arial"/>
          <w:color w:val="123654"/>
          <w:sz w:val="20"/>
          <w:szCs w:val="20"/>
          <w:lang w:val="en-GB"/>
        </w:rPr>
        <w:t xml:space="preserve">(see figure 2) has a linear relationship. </w:t>
      </w:r>
      <w:r w:rsidR="00294EE6">
        <w:rPr>
          <w:rFonts w:ascii="Arial" w:hAnsi="Arial" w:cs="Arial"/>
          <w:color w:val="123654"/>
          <w:sz w:val="20"/>
          <w:szCs w:val="20"/>
          <w:lang w:val="en-GB"/>
        </w:rPr>
        <w:t xml:space="preserve">The graph is interesting </w:t>
      </w:r>
      <w:r w:rsidR="00F56498">
        <w:rPr>
          <w:rFonts w:ascii="Arial" w:hAnsi="Arial" w:cs="Arial"/>
          <w:color w:val="123654"/>
          <w:sz w:val="20"/>
          <w:szCs w:val="20"/>
          <w:lang w:val="en-GB"/>
        </w:rPr>
        <w:t>because of the class distribution. The non-fire events are clustered together in the lower left corner</w:t>
      </w:r>
      <w:r w:rsidR="00154C7A">
        <w:rPr>
          <w:rFonts w:ascii="Arial" w:hAnsi="Arial" w:cs="Arial"/>
          <w:color w:val="123654"/>
          <w:sz w:val="20"/>
          <w:szCs w:val="20"/>
          <w:lang w:val="en-GB"/>
        </w:rPr>
        <w:t>,</w:t>
      </w:r>
      <w:r w:rsidR="00076DC0">
        <w:rPr>
          <w:rFonts w:ascii="Arial" w:hAnsi="Arial" w:cs="Arial"/>
          <w:color w:val="123654"/>
          <w:sz w:val="20"/>
          <w:szCs w:val="20"/>
          <w:lang w:val="en-GB"/>
        </w:rPr>
        <w:t xml:space="preserve"> while the fire incidents mostly have higher values.</w:t>
      </w:r>
    </w:p>
    <w:p w14:paraId="528165E1" w14:textId="62432B1D" w:rsidR="00D127B6" w:rsidRDefault="00D127B6">
      <w:pPr>
        <w:rPr>
          <w:rFonts w:ascii="Arial" w:hAnsi="Arial" w:cs="Arial"/>
          <w:color w:val="123654"/>
          <w:sz w:val="20"/>
          <w:szCs w:val="20"/>
          <w:lang w:val="en-GB"/>
        </w:rPr>
      </w:pPr>
      <w:r>
        <w:rPr>
          <w:rFonts w:ascii="Arial" w:hAnsi="Arial" w:cs="Arial"/>
          <w:color w:val="123654"/>
          <w:sz w:val="20"/>
          <w:szCs w:val="20"/>
          <w:lang w:val="en-GB"/>
        </w:rPr>
        <w:br w:type="page"/>
      </w:r>
    </w:p>
    <w:p w14:paraId="1CFBC0EC" w14:textId="77777777" w:rsidR="00B03091" w:rsidRDefault="00B03091">
      <w:pPr>
        <w:rPr>
          <w:rFonts w:ascii="Arial" w:hAnsi="Arial" w:cs="Arial"/>
          <w:color w:val="123654"/>
          <w:sz w:val="20"/>
          <w:szCs w:val="20"/>
          <w:lang w:val="en-GB"/>
        </w:rPr>
      </w:pPr>
    </w:p>
    <w:p w14:paraId="0EE537A1" w14:textId="24E4027D" w:rsidR="00B03091" w:rsidRDefault="00B03091" w:rsidP="00B03091">
      <w:pPr>
        <w:pStyle w:val="Heading2"/>
        <w:rPr>
          <w:lang w:val="en-GB"/>
        </w:rPr>
      </w:pPr>
      <w:bookmarkStart w:id="9" w:name="_Toc135581251"/>
      <w:r>
        <w:rPr>
          <w:lang w:val="en-GB"/>
        </w:rPr>
        <w:t>Histogram</w:t>
      </w:r>
      <w:bookmarkEnd w:id="9"/>
    </w:p>
    <w:p w14:paraId="60C0720D" w14:textId="3F21750A" w:rsidR="00867572" w:rsidRDefault="00867572">
      <w:pPr>
        <w:rPr>
          <w:rFonts w:ascii="Arial" w:hAnsi="Arial" w:cs="Arial"/>
          <w:color w:val="123654"/>
          <w:sz w:val="20"/>
          <w:szCs w:val="20"/>
          <w:lang w:val="en-GB"/>
        </w:rPr>
      </w:pPr>
      <w:r>
        <w:rPr>
          <w:rFonts w:ascii="Arial" w:hAnsi="Arial" w:cs="Arial"/>
          <w:noProof/>
          <w:color w:val="123654"/>
          <w:sz w:val="20"/>
          <w:szCs w:val="20"/>
          <w:lang w:val="en-GB"/>
          <w14:ligatures w14:val="standardContextual"/>
        </w:rPr>
        <w:drawing>
          <wp:inline distT="0" distB="0" distL="0" distR="0" wp14:anchorId="0193DA40" wp14:editId="38671090">
            <wp:extent cx="5731510" cy="106680"/>
            <wp:effectExtent l="0" t="0" r="2540" b="7620"/>
            <wp:docPr id="123502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2105" name="Picture 1235021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06680"/>
                    </a:xfrm>
                    <a:prstGeom prst="rect">
                      <a:avLst/>
                    </a:prstGeom>
                  </pic:spPr>
                </pic:pic>
              </a:graphicData>
            </a:graphic>
          </wp:inline>
        </w:drawing>
      </w:r>
    </w:p>
    <w:p w14:paraId="6E1DDCAA" w14:textId="5E11824B" w:rsidR="00B03091" w:rsidRDefault="004C09B5">
      <w:pPr>
        <w:rPr>
          <w:rFonts w:ascii="Arial" w:hAnsi="Arial" w:cs="Arial"/>
          <w:color w:val="123654"/>
          <w:sz w:val="20"/>
          <w:szCs w:val="20"/>
          <w:lang w:val="en-GB"/>
        </w:rPr>
      </w:pPr>
      <w:r>
        <w:rPr>
          <w:rFonts w:ascii="Arial" w:hAnsi="Arial" w:cs="Arial"/>
          <w:noProof/>
          <w:color w:val="123654"/>
          <w:sz w:val="20"/>
          <w:szCs w:val="20"/>
          <w:lang w:val="en-GB"/>
          <w14:ligatures w14:val="standardContextual"/>
        </w:rPr>
        <w:drawing>
          <wp:inline distT="0" distB="0" distL="0" distR="0" wp14:anchorId="1C444990" wp14:editId="2BFABA1A">
            <wp:extent cx="5731510" cy="350520"/>
            <wp:effectExtent l="0" t="0" r="2540" b="0"/>
            <wp:docPr id="180873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6688" name="Picture 18087366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0520"/>
                    </a:xfrm>
                    <a:prstGeom prst="rect">
                      <a:avLst/>
                    </a:prstGeom>
                  </pic:spPr>
                </pic:pic>
              </a:graphicData>
            </a:graphic>
          </wp:inline>
        </w:drawing>
      </w:r>
      <w:r>
        <w:rPr>
          <w:rFonts w:ascii="Arial" w:hAnsi="Arial" w:cs="Arial"/>
          <w:noProof/>
          <w:color w:val="123654"/>
          <w:sz w:val="20"/>
          <w:szCs w:val="20"/>
          <w:lang w:val="en-GB"/>
          <w14:ligatures w14:val="standardContextual"/>
        </w:rPr>
        <w:drawing>
          <wp:inline distT="0" distB="0" distL="0" distR="0" wp14:anchorId="0BC55FE3" wp14:editId="5281F40C">
            <wp:extent cx="5731510" cy="325755"/>
            <wp:effectExtent l="0" t="0" r="2540" b="0"/>
            <wp:docPr id="786790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790460" name="Picture 78679046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5755"/>
                    </a:xfrm>
                    <a:prstGeom prst="rect">
                      <a:avLst/>
                    </a:prstGeom>
                  </pic:spPr>
                </pic:pic>
              </a:graphicData>
            </a:graphic>
          </wp:inline>
        </w:drawing>
      </w:r>
    </w:p>
    <w:p w14:paraId="10AD7EB7" w14:textId="46CD012C" w:rsidR="00D127B6" w:rsidRDefault="00D127B6">
      <w:pPr>
        <w:rPr>
          <w:rFonts w:ascii="Arial" w:hAnsi="Arial" w:cs="Arial"/>
          <w:color w:val="123654"/>
          <w:sz w:val="20"/>
          <w:szCs w:val="20"/>
          <w:lang w:val="en-GB"/>
        </w:rPr>
      </w:pPr>
      <w:r>
        <w:rPr>
          <w:rFonts w:ascii="Arial" w:hAnsi="Arial" w:cs="Arial"/>
          <w:color w:val="123654"/>
          <w:sz w:val="20"/>
          <w:szCs w:val="20"/>
          <w:lang w:val="en-GB"/>
        </w:rPr>
        <w:t>Figure 4: DC feature statistics            Figure 5: DMC feature statistics</w:t>
      </w:r>
    </w:p>
    <w:p w14:paraId="05A68FF4" w14:textId="34B1E6DE" w:rsidR="00D127B6" w:rsidRDefault="00F26538">
      <w:pPr>
        <w:rPr>
          <w:rFonts w:ascii="Arial" w:hAnsi="Arial" w:cs="Arial"/>
          <w:color w:val="123654"/>
          <w:sz w:val="20"/>
          <w:szCs w:val="20"/>
          <w:lang w:val="en-GB"/>
        </w:rPr>
      </w:pPr>
      <w:r>
        <w:rPr>
          <w:rFonts w:ascii="Arial" w:hAnsi="Arial" w:cs="Arial"/>
          <w:color w:val="123654"/>
          <w:sz w:val="20"/>
          <w:szCs w:val="20"/>
          <w:lang w:val="en-GB"/>
        </w:rPr>
        <w:t xml:space="preserve">Analysing the distribution of figure 4 and figure 5 shows a </w:t>
      </w:r>
      <w:proofErr w:type="gramStart"/>
      <w:r w:rsidR="00952563">
        <w:rPr>
          <w:rFonts w:ascii="Arial" w:hAnsi="Arial" w:cs="Arial"/>
          <w:color w:val="123654"/>
          <w:sz w:val="20"/>
          <w:szCs w:val="20"/>
          <w:lang w:val="en-GB"/>
        </w:rPr>
        <w:t>pretty</w:t>
      </w:r>
      <w:r>
        <w:rPr>
          <w:rFonts w:ascii="Arial" w:hAnsi="Arial" w:cs="Arial"/>
          <w:color w:val="123654"/>
          <w:sz w:val="20"/>
          <w:szCs w:val="20"/>
          <w:lang w:val="en-GB"/>
        </w:rPr>
        <w:t xml:space="preserve"> similar</w:t>
      </w:r>
      <w:proofErr w:type="gramEnd"/>
      <w:r>
        <w:rPr>
          <w:rFonts w:ascii="Arial" w:hAnsi="Arial" w:cs="Arial"/>
          <w:color w:val="123654"/>
          <w:sz w:val="20"/>
          <w:szCs w:val="20"/>
          <w:lang w:val="en-GB"/>
        </w:rPr>
        <w:t xml:space="preserve"> </w:t>
      </w:r>
      <w:r w:rsidR="007851DA">
        <w:rPr>
          <w:rFonts w:ascii="Arial" w:hAnsi="Arial" w:cs="Arial"/>
          <w:color w:val="123654"/>
          <w:sz w:val="20"/>
          <w:szCs w:val="20"/>
          <w:lang w:val="en-GB"/>
        </w:rPr>
        <w:t xml:space="preserve">graph. </w:t>
      </w:r>
      <w:r w:rsidR="00FA4F67">
        <w:rPr>
          <w:rFonts w:ascii="Arial" w:hAnsi="Arial" w:cs="Arial"/>
          <w:color w:val="123654"/>
          <w:sz w:val="20"/>
          <w:szCs w:val="20"/>
          <w:lang w:val="en-GB"/>
        </w:rPr>
        <w:t>However</w:t>
      </w:r>
      <w:r w:rsidR="00952563">
        <w:rPr>
          <w:rFonts w:ascii="Arial" w:hAnsi="Arial" w:cs="Arial"/>
          <w:color w:val="123654"/>
          <w:sz w:val="20"/>
          <w:szCs w:val="20"/>
          <w:lang w:val="en-GB"/>
        </w:rPr>
        <w:t>,</w:t>
      </w:r>
      <w:r w:rsidR="00FA4F67">
        <w:rPr>
          <w:rFonts w:ascii="Arial" w:hAnsi="Arial" w:cs="Arial"/>
          <w:color w:val="123654"/>
          <w:sz w:val="20"/>
          <w:szCs w:val="20"/>
          <w:lang w:val="en-GB"/>
        </w:rPr>
        <w:t xml:space="preserve"> quite some differences are observed if we go more in detail. </w:t>
      </w:r>
      <w:r w:rsidR="008C649F">
        <w:rPr>
          <w:rFonts w:ascii="Arial" w:hAnsi="Arial" w:cs="Arial"/>
          <w:color w:val="123654"/>
          <w:sz w:val="20"/>
          <w:szCs w:val="20"/>
          <w:lang w:val="en-GB"/>
        </w:rPr>
        <w:t xml:space="preserve">Both show signs of skewness </w:t>
      </w:r>
      <w:r w:rsidR="004658A8">
        <w:rPr>
          <w:rFonts w:ascii="Arial" w:hAnsi="Arial" w:cs="Arial"/>
          <w:color w:val="123654"/>
          <w:sz w:val="20"/>
          <w:szCs w:val="20"/>
          <w:lang w:val="en-GB"/>
        </w:rPr>
        <w:t>with a tail to the right</w:t>
      </w:r>
      <w:r w:rsidR="00952563">
        <w:rPr>
          <w:rFonts w:ascii="Arial" w:hAnsi="Arial" w:cs="Arial"/>
          <w:color w:val="123654"/>
          <w:sz w:val="20"/>
          <w:szCs w:val="20"/>
          <w:lang w:val="en-GB"/>
        </w:rPr>
        <w:t>. T</w:t>
      </w:r>
      <w:r w:rsidR="004658A8">
        <w:rPr>
          <w:rFonts w:ascii="Arial" w:hAnsi="Arial" w:cs="Arial"/>
          <w:color w:val="123654"/>
          <w:sz w:val="20"/>
          <w:szCs w:val="20"/>
          <w:lang w:val="en-GB"/>
        </w:rPr>
        <w:t xml:space="preserve">his is visible on the distribution graph but also by looking at the difference between the mean and median. Figure 4 </w:t>
      </w:r>
      <w:r w:rsidR="00B7577E">
        <w:rPr>
          <w:rFonts w:ascii="Arial" w:hAnsi="Arial" w:cs="Arial"/>
          <w:color w:val="123654"/>
          <w:sz w:val="20"/>
          <w:szCs w:val="20"/>
          <w:lang w:val="en-GB"/>
        </w:rPr>
        <w:t xml:space="preserve">shows a more extreme case as the mode </w:t>
      </w:r>
      <w:r w:rsidR="00952563">
        <w:rPr>
          <w:rFonts w:ascii="Arial" w:hAnsi="Arial" w:cs="Arial"/>
          <w:color w:val="123654"/>
          <w:sz w:val="20"/>
          <w:szCs w:val="20"/>
          <w:lang w:val="en-GB"/>
        </w:rPr>
        <w:t>i</w:t>
      </w:r>
      <w:r w:rsidR="00B7577E">
        <w:rPr>
          <w:rFonts w:ascii="Arial" w:hAnsi="Arial" w:cs="Arial"/>
          <w:color w:val="123654"/>
          <w:sz w:val="20"/>
          <w:szCs w:val="20"/>
          <w:lang w:val="en-GB"/>
        </w:rPr>
        <w:t>s extremely low co</w:t>
      </w:r>
      <w:r w:rsidR="00E33378">
        <w:rPr>
          <w:rFonts w:ascii="Arial" w:hAnsi="Arial" w:cs="Arial"/>
          <w:color w:val="123654"/>
          <w:sz w:val="20"/>
          <w:szCs w:val="20"/>
          <w:lang w:val="en-GB"/>
        </w:rPr>
        <w:t>mpared to the minimum and maximum</w:t>
      </w:r>
      <w:r w:rsidR="00952563">
        <w:rPr>
          <w:rFonts w:ascii="Arial" w:hAnsi="Arial" w:cs="Arial"/>
          <w:color w:val="123654"/>
          <w:sz w:val="20"/>
          <w:szCs w:val="20"/>
          <w:lang w:val="en-GB"/>
        </w:rPr>
        <w:t>,</w:t>
      </w:r>
      <w:r w:rsidR="00FC2238">
        <w:rPr>
          <w:rFonts w:ascii="Arial" w:hAnsi="Arial" w:cs="Arial"/>
          <w:color w:val="123654"/>
          <w:sz w:val="20"/>
          <w:szCs w:val="20"/>
          <w:lang w:val="en-GB"/>
        </w:rPr>
        <w:t xml:space="preserve"> as shown by the dispersion. </w:t>
      </w:r>
      <w:r w:rsidR="00CE5E45">
        <w:rPr>
          <w:rFonts w:ascii="Arial" w:hAnsi="Arial" w:cs="Arial"/>
          <w:color w:val="123654"/>
          <w:sz w:val="20"/>
          <w:szCs w:val="20"/>
          <w:lang w:val="en-GB"/>
        </w:rPr>
        <w:t>Furt</w:t>
      </w:r>
      <w:r w:rsidR="00510E6F">
        <w:rPr>
          <w:rFonts w:ascii="Arial" w:hAnsi="Arial" w:cs="Arial"/>
          <w:color w:val="123654"/>
          <w:sz w:val="20"/>
          <w:szCs w:val="20"/>
          <w:lang w:val="en-GB"/>
        </w:rPr>
        <w:t>hermore, we can see that in both figure 4 and figure 5</w:t>
      </w:r>
      <w:r w:rsidR="00952563">
        <w:rPr>
          <w:rFonts w:ascii="Arial" w:hAnsi="Arial" w:cs="Arial"/>
          <w:color w:val="123654"/>
          <w:sz w:val="20"/>
          <w:szCs w:val="20"/>
          <w:lang w:val="en-GB"/>
        </w:rPr>
        <w:t>,</w:t>
      </w:r>
      <w:r w:rsidR="00510E6F">
        <w:rPr>
          <w:rFonts w:ascii="Arial" w:hAnsi="Arial" w:cs="Arial"/>
          <w:color w:val="123654"/>
          <w:sz w:val="20"/>
          <w:szCs w:val="20"/>
          <w:lang w:val="en-GB"/>
        </w:rPr>
        <w:t xml:space="preserve"> no fire </w:t>
      </w:r>
      <w:r w:rsidR="00C8637F">
        <w:rPr>
          <w:rFonts w:ascii="Arial" w:hAnsi="Arial" w:cs="Arial"/>
          <w:color w:val="123654"/>
          <w:sz w:val="20"/>
          <w:szCs w:val="20"/>
          <w:lang w:val="en-GB"/>
        </w:rPr>
        <w:t>reached a peak on the first bar and is heavily skewed right afterwards</w:t>
      </w:r>
      <w:r w:rsidR="00952563">
        <w:rPr>
          <w:rFonts w:ascii="Arial" w:hAnsi="Arial" w:cs="Arial"/>
          <w:color w:val="123654"/>
          <w:sz w:val="20"/>
          <w:szCs w:val="20"/>
          <w:lang w:val="en-GB"/>
        </w:rPr>
        <w:t>,</w:t>
      </w:r>
      <w:r w:rsidR="00C8637F">
        <w:rPr>
          <w:rFonts w:ascii="Arial" w:hAnsi="Arial" w:cs="Arial"/>
          <w:color w:val="123654"/>
          <w:sz w:val="20"/>
          <w:szCs w:val="20"/>
          <w:lang w:val="en-GB"/>
        </w:rPr>
        <w:t xml:space="preserve"> but </w:t>
      </w:r>
      <w:r w:rsidR="007C332C">
        <w:rPr>
          <w:rFonts w:ascii="Arial" w:hAnsi="Arial" w:cs="Arial"/>
          <w:color w:val="123654"/>
          <w:sz w:val="20"/>
          <w:szCs w:val="20"/>
          <w:lang w:val="en-GB"/>
        </w:rPr>
        <w:t>the value fire is more prevalent on the second bar and follows a more normal distribution.</w:t>
      </w:r>
    </w:p>
    <w:p w14:paraId="536C9B33" w14:textId="4A56DDE7" w:rsidR="00B03091" w:rsidRDefault="00B03091" w:rsidP="00B03091">
      <w:pPr>
        <w:pStyle w:val="Heading2"/>
        <w:rPr>
          <w:lang w:val="en-GB"/>
        </w:rPr>
      </w:pPr>
      <w:bookmarkStart w:id="10" w:name="_Toc135581252"/>
      <w:r>
        <w:rPr>
          <w:lang w:val="en-GB"/>
        </w:rPr>
        <w:t>Distributions</w:t>
      </w:r>
      <w:bookmarkEnd w:id="10"/>
    </w:p>
    <w:p w14:paraId="419FBDCD" w14:textId="266FFE81" w:rsidR="00B03091" w:rsidRPr="00F133D6" w:rsidRDefault="00316140">
      <w:pPr>
        <w:rPr>
          <w:rFonts w:ascii="Arial" w:hAnsi="Arial" w:cs="Arial"/>
          <w:color w:val="123654"/>
          <w:sz w:val="20"/>
          <w:szCs w:val="20"/>
          <w:lang w:val="en-GB"/>
        </w:rPr>
      </w:pPr>
      <w:r>
        <w:rPr>
          <w:noProof/>
          <w:lang w:val="en-GB"/>
          <w14:ligatures w14:val="standardContextual"/>
        </w:rPr>
        <w:drawing>
          <wp:anchor distT="0" distB="0" distL="114300" distR="114300" simplePos="0" relativeHeight="251661312" behindDoc="1" locked="0" layoutInCell="1" allowOverlap="1" wp14:anchorId="1F82B7F3" wp14:editId="45C75EEB">
            <wp:simplePos x="0" y="0"/>
            <wp:positionH relativeFrom="margin">
              <wp:posOffset>2722880</wp:posOffset>
            </wp:positionH>
            <wp:positionV relativeFrom="paragraph">
              <wp:posOffset>126365</wp:posOffset>
            </wp:positionV>
            <wp:extent cx="2708275" cy="2314575"/>
            <wp:effectExtent l="0" t="0" r="0" b="9525"/>
            <wp:wrapTight wrapText="bothSides">
              <wp:wrapPolygon edited="0">
                <wp:start x="0" y="0"/>
                <wp:lineTo x="0" y="21511"/>
                <wp:lineTo x="21423" y="21511"/>
                <wp:lineTo x="21423" y="0"/>
                <wp:lineTo x="0" y="0"/>
              </wp:wrapPolygon>
            </wp:wrapTight>
            <wp:docPr id="1642972679" name="Picture 6" descr="A picture containing text, pl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72679" name="Picture 6" descr="A picture containing text, pl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08275" cy="2314575"/>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62336" behindDoc="1" locked="0" layoutInCell="1" allowOverlap="1" wp14:anchorId="6DC30DF4" wp14:editId="2A593754">
            <wp:simplePos x="0" y="0"/>
            <wp:positionH relativeFrom="margin">
              <wp:align>left</wp:align>
            </wp:positionH>
            <wp:positionV relativeFrom="paragraph">
              <wp:posOffset>172720</wp:posOffset>
            </wp:positionV>
            <wp:extent cx="2652395" cy="2299335"/>
            <wp:effectExtent l="0" t="0" r="0" b="5715"/>
            <wp:wrapTight wrapText="bothSides">
              <wp:wrapPolygon edited="0">
                <wp:start x="0" y="0"/>
                <wp:lineTo x="0" y="21475"/>
                <wp:lineTo x="21409" y="21475"/>
                <wp:lineTo x="21409" y="0"/>
                <wp:lineTo x="0" y="0"/>
              </wp:wrapPolygon>
            </wp:wrapTight>
            <wp:docPr id="1776893613" name="Picture 5" descr="A graph with red and blue lin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93613" name="Picture 5" descr="A graph with red and blue lines&#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52395" cy="2299335"/>
                    </a:xfrm>
                    <a:prstGeom prst="rect">
                      <a:avLst/>
                    </a:prstGeom>
                  </pic:spPr>
                </pic:pic>
              </a:graphicData>
            </a:graphic>
            <wp14:sizeRelH relativeFrom="page">
              <wp14:pctWidth>0</wp14:pctWidth>
            </wp14:sizeRelH>
            <wp14:sizeRelV relativeFrom="page">
              <wp14:pctHeight>0</wp14:pctHeight>
            </wp14:sizeRelV>
          </wp:anchor>
        </w:drawing>
      </w:r>
    </w:p>
    <w:p w14:paraId="5236D9AE" w14:textId="77777777" w:rsidR="00605AA8" w:rsidRPr="00745D36" w:rsidRDefault="00605AA8">
      <w:pPr>
        <w:rPr>
          <w:lang w:val="en-GB"/>
        </w:rPr>
      </w:pPr>
      <w:r w:rsidRPr="00745D36">
        <w:rPr>
          <w:lang w:val="en-GB"/>
        </w:rPr>
        <w:t>Figure 6: FFMC distribution                                      Figure 7: BUI distribution</w:t>
      </w:r>
    </w:p>
    <w:p w14:paraId="78988610" w14:textId="556BAF9D" w:rsidR="00B34424" w:rsidRDefault="007C4051" w:rsidP="00B34424">
      <w:pPr>
        <w:rPr>
          <w:rFonts w:ascii="Arial" w:hAnsi="Arial" w:cs="Arial"/>
          <w:color w:val="123654"/>
          <w:sz w:val="20"/>
          <w:szCs w:val="20"/>
          <w:lang w:val="en-GB"/>
        </w:rPr>
      </w:pPr>
      <w:r>
        <w:rPr>
          <w:lang w:val="en-GB"/>
        </w:rPr>
        <w:t>In both distributions (see figure 6 and figure 7)</w:t>
      </w:r>
      <w:r w:rsidR="00952563">
        <w:rPr>
          <w:lang w:val="en-GB"/>
        </w:rPr>
        <w:t>,</w:t>
      </w:r>
      <w:r>
        <w:rPr>
          <w:lang w:val="en-GB"/>
        </w:rPr>
        <w:t xml:space="preserve"> we can clearly see that the classes</w:t>
      </w:r>
      <w:r w:rsidR="008A2F9A">
        <w:rPr>
          <w:lang w:val="en-GB"/>
        </w:rPr>
        <w:t xml:space="preserve">, </w:t>
      </w:r>
      <w:proofErr w:type="gramStart"/>
      <w:r w:rsidR="008A2F9A">
        <w:rPr>
          <w:lang w:val="en-GB"/>
        </w:rPr>
        <w:t>fire</w:t>
      </w:r>
      <w:proofErr w:type="gramEnd"/>
      <w:r w:rsidR="008A2F9A">
        <w:rPr>
          <w:lang w:val="en-GB"/>
        </w:rPr>
        <w:t xml:space="preserve"> and no fire, are </w:t>
      </w:r>
      <w:r w:rsidR="00952563">
        <w:rPr>
          <w:lang w:val="en-GB"/>
        </w:rPr>
        <w:t>pretty</w:t>
      </w:r>
      <w:r w:rsidR="008A2F9A">
        <w:rPr>
          <w:lang w:val="en-GB"/>
        </w:rPr>
        <w:t xml:space="preserve"> separable. In figure 6, </w:t>
      </w:r>
      <w:r w:rsidR="00B564FA">
        <w:rPr>
          <w:lang w:val="en-GB"/>
        </w:rPr>
        <w:t xml:space="preserve">only a </w:t>
      </w:r>
      <w:r w:rsidR="00400416">
        <w:rPr>
          <w:lang w:val="en-GB"/>
        </w:rPr>
        <w:t>tiny</w:t>
      </w:r>
      <w:r w:rsidR="00B564FA">
        <w:rPr>
          <w:lang w:val="en-GB"/>
        </w:rPr>
        <w:t xml:space="preserve"> fraction </w:t>
      </w:r>
      <w:r w:rsidR="00400416">
        <w:rPr>
          <w:lang w:val="en-GB"/>
        </w:rPr>
        <w:t xml:space="preserve">of </w:t>
      </w:r>
      <w:r w:rsidR="00B564FA">
        <w:rPr>
          <w:lang w:val="en-GB"/>
        </w:rPr>
        <w:t xml:space="preserve">around 80 FFMC </w:t>
      </w:r>
      <w:r w:rsidR="00400416">
        <w:rPr>
          <w:lang w:val="en-GB"/>
        </w:rPr>
        <w:t>overlap</w:t>
      </w:r>
      <w:r w:rsidR="00D02AE2">
        <w:rPr>
          <w:lang w:val="en-GB"/>
        </w:rPr>
        <w:t xml:space="preserve">. As for figure 7, the overlapping is clearly more present </w:t>
      </w:r>
      <w:r w:rsidR="00C6135B">
        <w:rPr>
          <w:lang w:val="en-GB"/>
        </w:rPr>
        <w:t>as we can still see some blue bars after 30 BUI</w:t>
      </w:r>
      <w:r w:rsidR="00400416">
        <w:rPr>
          <w:lang w:val="en-GB"/>
        </w:rPr>
        <w:t>,</w:t>
      </w:r>
      <w:r w:rsidR="00C6135B">
        <w:rPr>
          <w:lang w:val="en-GB"/>
        </w:rPr>
        <w:t xml:space="preserve"> bu</w:t>
      </w:r>
      <w:r w:rsidR="00DC0FB8">
        <w:rPr>
          <w:lang w:val="en-GB"/>
        </w:rPr>
        <w:t xml:space="preserve">t as our goal </w:t>
      </w:r>
      <w:r w:rsidR="00C1499A">
        <w:rPr>
          <w:lang w:val="en-GB"/>
        </w:rPr>
        <w:t xml:space="preserve">partially </w:t>
      </w:r>
      <w:r w:rsidR="00DC0FB8">
        <w:rPr>
          <w:lang w:val="en-GB"/>
        </w:rPr>
        <w:t>is to be able to predict when there is a chance that fire might occur</w:t>
      </w:r>
      <w:r w:rsidR="00400416">
        <w:rPr>
          <w:lang w:val="en-GB"/>
        </w:rPr>
        <w:t>,</w:t>
      </w:r>
      <w:r w:rsidR="00C1499A">
        <w:rPr>
          <w:lang w:val="en-GB"/>
        </w:rPr>
        <w:t xml:space="preserve"> it is still notable to discuss the fact that when BUI is </w:t>
      </w:r>
      <w:r w:rsidR="00D03DA4">
        <w:rPr>
          <w:lang w:val="en-GB"/>
        </w:rPr>
        <w:t xml:space="preserve">lower than 5 no fire occurred. </w:t>
      </w:r>
      <w:r w:rsidR="002E2F63">
        <w:rPr>
          <w:lang w:val="en-GB"/>
        </w:rPr>
        <w:t>Also,</w:t>
      </w:r>
      <w:r w:rsidR="0094018C">
        <w:rPr>
          <w:lang w:val="en-GB"/>
        </w:rPr>
        <w:t xml:space="preserve"> we could analys</w:t>
      </w:r>
      <w:r w:rsidR="000472AC">
        <w:rPr>
          <w:lang w:val="en-GB"/>
        </w:rPr>
        <w:t xml:space="preserve">e the outliers to have a better understanding </w:t>
      </w:r>
      <w:r w:rsidR="00400416">
        <w:rPr>
          <w:lang w:val="en-GB"/>
        </w:rPr>
        <w:t xml:space="preserve">of </w:t>
      </w:r>
      <w:r w:rsidR="000472AC">
        <w:rPr>
          <w:lang w:val="en-GB"/>
        </w:rPr>
        <w:t>why in these cases</w:t>
      </w:r>
      <w:r w:rsidR="00400416">
        <w:rPr>
          <w:lang w:val="en-GB"/>
        </w:rPr>
        <w:t>,</w:t>
      </w:r>
      <w:r w:rsidR="000472AC">
        <w:rPr>
          <w:lang w:val="en-GB"/>
        </w:rPr>
        <w:t xml:space="preserve"> no fire </w:t>
      </w:r>
      <w:r w:rsidR="002E2F63">
        <w:rPr>
          <w:lang w:val="en-GB"/>
        </w:rPr>
        <w:t xml:space="preserve">occurred </w:t>
      </w:r>
      <w:proofErr w:type="gramStart"/>
      <w:r w:rsidR="002E2F63">
        <w:rPr>
          <w:lang w:val="en-GB"/>
        </w:rPr>
        <w:t>as a way to</w:t>
      </w:r>
      <w:proofErr w:type="gramEnd"/>
      <w:r w:rsidR="002E2F63">
        <w:rPr>
          <w:lang w:val="en-GB"/>
        </w:rPr>
        <w:t xml:space="preserve"> find a method to prevent the fire. </w:t>
      </w:r>
      <w:r w:rsidR="003B4686">
        <w:rPr>
          <w:lang w:val="en-GB"/>
        </w:rPr>
        <w:t xml:space="preserve">Furthermore, the spread in both figures </w:t>
      </w:r>
      <w:r w:rsidR="00956BDF">
        <w:rPr>
          <w:lang w:val="en-GB"/>
        </w:rPr>
        <w:t>is interesting to analyse as in figure 6</w:t>
      </w:r>
      <w:r w:rsidR="00400416">
        <w:rPr>
          <w:lang w:val="en-GB"/>
        </w:rPr>
        <w:t>,</w:t>
      </w:r>
      <w:r w:rsidR="00956BDF">
        <w:rPr>
          <w:lang w:val="en-GB"/>
        </w:rPr>
        <w:t xml:space="preserve"> the spread is </w:t>
      </w:r>
      <w:r w:rsidR="007F4CE2">
        <w:rPr>
          <w:lang w:val="en-GB"/>
        </w:rPr>
        <w:t>limited,</w:t>
      </w:r>
      <w:r w:rsidR="00956BDF">
        <w:rPr>
          <w:lang w:val="en-GB"/>
        </w:rPr>
        <w:t xml:space="preserve"> and we </w:t>
      </w:r>
      <w:r w:rsidR="007F4CE2">
        <w:rPr>
          <w:lang w:val="en-GB"/>
        </w:rPr>
        <w:t xml:space="preserve">could conclude we need a </w:t>
      </w:r>
      <w:r w:rsidR="00E4763B">
        <w:rPr>
          <w:lang w:val="en-GB"/>
        </w:rPr>
        <w:t>high</w:t>
      </w:r>
      <w:r w:rsidR="007F4CE2">
        <w:rPr>
          <w:lang w:val="en-GB"/>
        </w:rPr>
        <w:t xml:space="preserve"> FFMC. </w:t>
      </w:r>
      <w:r w:rsidR="009E7B1A">
        <w:rPr>
          <w:lang w:val="en-GB"/>
        </w:rPr>
        <w:t>On the other hand, i</w:t>
      </w:r>
      <w:r w:rsidR="007F4CE2">
        <w:rPr>
          <w:lang w:val="en-GB"/>
        </w:rPr>
        <w:t>n figure 7</w:t>
      </w:r>
      <w:r w:rsidR="009E7B1A">
        <w:rPr>
          <w:lang w:val="en-GB"/>
        </w:rPr>
        <w:t>,</w:t>
      </w:r>
      <w:r w:rsidR="007F4CE2">
        <w:rPr>
          <w:lang w:val="en-GB"/>
        </w:rPr>
        <w:t xml:space="preserve"> </w:t>
      </w:r>
      <w:r w:rsidR="00077BEA">
        <w:rPr>
          <w:lang w:val="en-GB"/>
        </w:rPr>
        <w:t xml:space="preserve">contradictory, the spread is much </w:t>
      </w:r>
      <w:r w:rsidR="009E7B1A">
        <w:rPr>
          <w:lang w:val="en-GB"/>
        </w:rPr>
        <w:t>more significant</w:t>
      </w:r>
      <w:r w:rsidR="006B63E1">
        <w:rPr>
          <w:lang w:val="en-GB"/>
        </w:rPr>
        <w:t>,</w:t>
      </w:r>
      <w:r w:rsidR="00077BEA">
        <w:rPr>
          <w:lang w:val="en-GB"/>
        </w:rPr>
        <w:t xml:space="preserve"> </w:t>
      </w:r>
      <w:r w:rsidR="00E4763B">
        <w:rPr>
          <w:lang w:val="en-GB"/>
        </w:rPr>
        <w:t xml:space="preserve">as we can see with the </w:t>
      </w:r>
      <w:r w:rsidR="006B63E1">
        <w:rPr>
          <w:lang w:val="en-GB"/>
        </w:rPr>
        <w:t>standard</w:t>
      </w:r>
      <w:r w:rsidR="00E4763B">
        <w:rPr>
          <w:lang w:val="en-GB"/>
        </w:rPr>
        <w:t xml:space="preserve"> distribution line</w:t>
      </w:r>
      <w:r w:rsidR="00711E0F">
        <w:rPr>
          <w:lang w:val="en-GB"/>
        </w:rPr>
        <w:t xml:space="preserve">, with only </w:t>
      </w:r>
      <w:r w:rsidR="006B63E1">
        <w:rPr>
          <w:lang w:val="en-GB"/>
        </w:rPr>
        <w:t xml:space="preserve">the </w:t>
      </w:r>
      <w:r w:rsidR="00711E0F">
        <w:rPr>
          <w:lang w:val="en-GB"/>
        </w:rPr>
        <w:t xml:space="preserve">conclusion that a BUI lower than 5 is safe and that </w:t>
      </w:r>
      <w:r w:rsidR="009E4225">
        <w:rPr>
          <w:lang w:val="en-GB"/>
        </w:rPr>
        <w:t>a high BUI is rarer</w:t>
      </w:r>
      <w:r w:rsidR="00C81553">
        <w:rPr>
          <w:lang w:val="en-GB"/>
        </w:rPr>
        <w:t>.</w:t>
      </w:r>
      <w:r w:rsidR="003320B7" w:rsidRPr="00745D36">
        <w:rPr>
          <w:lang w:val="en-GB"/>
        </w:rPr>
        <w:br w:type="page"/>
      </w:r>
    </w:p>
    <w:p w14:paraId="0E5C1AE9" w14:textId="77777777" w:rsidR="00B34424" w:rsidRDefault="00B34424" w:rsidP="00B34424">
      <w:pPr>
        <w:pStyle w:val="Heading2"/>
        <w:rPr>
          <w:lang w:val="en-GB"/>
        </w:rPr>
      </w:pPr>
      <w:bookmarkStart w:id="11" w:name="_Toc135581253"/>
      <w:r>
        <w:rPr>
          <w:lang w:val="en-GB"/>
        </w:rPr>
        <w:lastRenderedPageBreak/>
        <w:t>Conclusion</w:t>
      </w:r>
      <w:bookmarkEnd w:id="11"/>
    </w:p>
    <w:p w14:paraId="48C37FD3" w14:textId="46081CDA" w:rsidR="003320B7" w:rsidRDefault="003320B7" w:rsidP="00B34424">
      <w:pPr>
        <w:rPr>
          <w:lang w:val="en-GB"/>
        </w:rPr>
      </w:pPr>
    </w:p>
    <w:p w14:paraId="16F293E1" w14:textId="1F5E4D48" w:rsidR="008961B0" w:rsidRDefault="0093751B" w:rsidP="00B34424">
      <w:pPr>
        <w:rPr>
          <w:lang w:val="en-GB"/>
        </w:rPr>
      </w:pPr>
      <w:r>
        <w:rPr>
          <w:lang w:val="en-GB"/>
        </w:rPr>
        <w:t>Both classes</w:t>
      </w:r>
      <w:r w:rsidR="00637882">
        <w:rPr>
          <w:lang w:val="en-GB"/>
        </w:rPr>
        <w:t xml:space="preserve">, fire and not fire, </w:t>
      </w:r>
      <w:r w:rsidR="00F84B97">
        <w:rPr>
          <w:lang w:val="en-GB"/>
        </w:rPr>
        <w:t xml:space="preserve">are </w:t>
      </w:r>
      <w:proofErr w:type="gramStart"/>
      <w:r w:rsidR="006B63E1">
        <w:rPr>
          <w:lang w:val="en-GB"/>
        </w:rPr>
        <w:t>pretty</w:t>
      </w:r>
      <w:r w:rsidR="00F84B97">
        <w:rPr>
          <w:lang w:val="en-GB"/>
        </w:rPr>
        <w:t xml:space="preserve"> well</w:t>
      </w:r>
      <w:proofErr w:type="gramEnd"/>
      <w:r w:rsidR="00F84B97">
        <w:rPr>
          <w:lang w:val="en-GB"/>
        </w:rPr>
        <w:t xml:space="preserve"> </w:t>
      </w:r>
      <w:r w:rsidR="00B22BF1">
        <w:rPr>
          <w:lang w:val="en-GB"/>
        </w:rPr>
        <w:t>balanced</w:t>
      </w:r>
      <w:r w:rsidR="00F84B97">
        <w:rPr>
          <w:lang w:val="en-GB"/>
        </w:rPr>
        <w:t xml:space="preserve"> as </w:t>
      </w:r>
      <w:r w:rsidR="006A059E">
        <w:rPr>
          <w:lang w:val="en-GB"/>
        </w:rPr>
        <w:t>44% of the data is no fire</w:t>
      </w:r>
      <w:r w:rsidR="006B63E1">
        <w:rPr>
          <w:lang w:val="en-GB"/>
        </w:rPr>
        <w:t>,</w:t>
      </w:r>
      <w:r w:rsidR="006A059E">
        <w:rPr>
          <w:lang w:val="en-GB"/>
        </w:rPr>
        <w:t xml:space="preserve"> and 56% is fire cases. </w:t>
      </w:r>
      <w:r w:rsidR="004A6B7A">
        <w:rPr>
          <w:lang w:val="en-GB"/>
        </w:rPr>
        <w:t xml:space="preserve">Furthermore, we have seen that for </w:t>
      </w:r>
      <w:r w:rsidR="00F51216">
        <w:rPr>
          <w:lang w:val="en-GB"/>
        </w:rPr>
        <w:t>all features</w:t>
      </w:r>
      <w:r w:rsidR="006B63E1">
        <w:rPr>
          <w:lang w:val="en-GB"/>
        </w:rPr>
        <w:t>,</w:t>
      </w:r>
      <w:r w:rsidR="00F51216">
        <w:rPr>
          <w:lang w:val="en-GB"/>
        </w:rPr>
        <w:t xml:space="preserve"> classes are overlapping. However, </w:t>
      </w:r>
      <w:r w:rsidR="006B63E1">
        <w:rPr>
          <w:lang w:val="en-GB"/>
        </w:rPr>
        <w:t>this is only slightly the case for some features,</w:t>
      </w:r>
      <w:r w:rsidR="00F51216">
        <w:rPr>
          <w:lang w:val="en-GB"/>
        </w:rPr>
        <w:t xml:space="preserve"> which will help us with the separability of the </w:t>
      </w:r>
      <w:r w:rsidR="00A910EB">
        <w:rPr>
          <w:lang w:val="en-GB"/>
        </w:rPr>
        <w:t xml:space="preserve">classes. </w:t>
      </w:r>
      <w:r w:rsidR="00C270B6">
        <w:rPr>
          <w:lang w:val="en-GB"/>
        </w:rPr>
        <w:t>For example, i</w:t>
      </w:r>
      <w:r w:rsidR="00C537B9">
        <w:rPr>
          <w:lang w:val="en-GB"/>
        </w:rPr>
        <w:t xml:space="preserve">f further analysis was </w:t>
      </w:r>
      <w:r w:rsidR="00A22260">
        <w:rPr>
          <w:lang w:val="en-GB"/>
        </w:rPr>
        <w:t>done,</w:t>
      </w:r>
      <w:r w:rsidR="00C537B9">
        <w:rPr>
          <w:lang w:val="en-GB"/>
        </w:rPr>
        <w:t xml:space="preserve"> we might discover a third class with inter-signs</w:t>
      </w:r>
      <w:r w:rsidR="00C270B6">
        <w:rPr>
          <w:lang w:val="en-GB"/>
        </w:rPr>
        <w:t>. T</w:t>
      </w:r>
      <w:r w:rsidR="007E6918">
        <w:rPr>
          <w:lang w:val="en-GB"/>
        </w:rPr>
        <w:t xml:space="preserve">his class would be an observation class where both events could occur. </w:t>
      </w:r>
      <w:r w:rsidR="00A22260">
        <w:rPr>
          <w:lang w:val="en-GB"/>
        </w:rPr>
        <w:t>However, in this case</w:t>
      </w:r>
      <w:r w:rsidR="00C270B6">
        <w:rPr>
          <w:lang w:val="en-GB"/>
        </w:rPr>
        <w:t>,</w:t>
      </w:r>
      <w:r w:rsidR="00A22260">
        <w:rPr>
          <w:lang w:val="en-GB"/>
        </w:rPr>
        <w:t xml:space="preserve"> the classes are </w:t>
      </w:r>
      <w:proofErr w:type="gramStart"/>
      <w:r w:rsidR="00C270B6">
        <w:rPr>
          <w:lang w:val="en-GB"/>
        </w:rPr>
        <w:t>pretty</w:t>
      </w:r>
      <w:r w:rsidR="00A22260">
        <w:rPr>
          <w:lang w:val="en-GB"/>
        </w:rPr>
        <w:t xml:space="preserve"> close</w:t>
      </w:r>
      <w:proofErr w:type="gramEnd"/>
      <w:r w:rsidR="00A22260">
        <w:rPr>
          <w:lang w:val="en-GB"/>
        </w:rPr>
        <w:t xml:space="preserve"> to each other and might be </w:t>
      </w:r>
      <w:r w:rsidR="00C270B6">
        <w:rPr>
          <w:lang w:val="en-GB"/>
        </w:rPr>
        <w:t>challenging</w:t>
      </w:r>
      <w:r w:rsidR="00A22260">
        <w:rPr>
          <w:lang w:val="en-GB"/>
        </w:rPr>
        <w:t xml:space="preserve"> to separate.</w:t>
      </w:r>
      <w:r w:rsidR="008D5D8D">
        <w:rPr>
          <w:lang w:val="en-GB"/>
        </w:rPr>
        <w:t xml:space="preserve"> Overall, the non-fire events seem to be more </w:t>
      </w:r>
      <w:r w:rsidR="00B23BED">
        <w:rPr>
          <w:lang w:val="en-GB"/>
        </w:rPr>
        <w:t xml:space="preserve">grouped with some outliers as the fire events seem to have a </w:t>
      </w:r>
      <w:r w:rsidR="00C270B6">
        <w:rPr>
          <w:lang w:val="en-GB"/>
        </w:rPr>
        <w:t>broa</w:t>
      </w:r>
      <w:r w:rsidR="00B23BED">
        <w:rPr>
          <w:lang w:val="en-GB"/>
        </w:rPr>
        <w:t xml:space="preserve">der </w:t>
      </w:r>
      <w:r w:rsidR="00885301">
        <w:rPr>
          <w:lang w:val="en-GB"/>
        </w:rPr>
        <w:t>range.</w:t>
      </w:r>
      <w:r w:rsidR="00B23BED">
        <w:rPr>
          <w:lang w:val="en-GB"/>
        </w:rPr>
        <w:t xml:space="preserve"> </w:t>
      </w:r>
      <w:r w:rsidR="008E1DDB">
        <w:rPr>
          <w:lang w:val="en-GB"/>
        </w:rPr>
        <w:t xml:space="preserve">In conclusion, </w:t>
      </w:r>
      <w:r w:rsidR="00125DDE">
        <w:rPr>
          <w:lang w:val="en-GB"/>
        </w:rPr>
        <w:t>the features FFMC, DC, BUI, DMC, ISI, FWI, and the classes will be considered for further analysis.</w:t>
      </w:r>
    </w:p>
    <w:p w14:paraId="14C373DB" w14:textId="77777777" w:rsidR="00885301" w:rsidRDefault="00885301" w:rsidP="00B34424">
      <w:pPr>
        <w:rPr>
          <w:lang w:val="en-GB"/>
        </w:rPr>
      </w:pPr>
    </w:p>
    <w:p w14:paraId="26B6D8A5" w14:textId="62BB8DF3" w:rsidR="00885301" w:rsidRDefault="00ED08A8" w:rsidP="00ED08A8">
      <w:pPr>
        <w:pStyle w:val="Heading1"/>
        <w:rPr>
          <w:lang w:val="en-GB"/>
        </w:rPr>
      </w:pPr>
      <w:bookmarkStart w:id="12" w:name="_Toc135581254"/>
      <w:r>
        <w:rPr>
          <w:lang w:val="en-GB"/>
        </w:rPr>
        <w:t>Unsupervised learning</w:t>
      </w:r>
      <w:bookmarkEnd w:id="12"/>
    </w:p>
    <w:p w14:paraId="0096DDF5" w14:textId="77777777" w:rsidR="00ED08A8" w:rsidRDefault="00ED08A8" w:rsidP="00B34424">
      <w:pPr>
        <w:rPr>
          <w:lang w:val="en-GB"/>
        </w:rPr>
      </w:pPr>
    </w:p>
    <w:p w14:paraId="4C2119DC" w14:textId="1839D7B4" w:rsidR="00ED08A8" w:rsidRDefault="001262C6" w:rsidP="00140D13">
      <w:pPr>
        <w:pStyle w:val="Heading2"/>
        <w:rPr>
          <w:lang w:val="en-GB"/>
        </w:rPr>
      </w:pPr>
      <w:bookmarkStart w:id="13" w:name="_Toc135581255"/>
      <w:r>
        <w:rPr>
          <w:lang w:val="en-GB"/>
        </w:rPr>
        <w:t>H</w:t>
      </w:r>
      <w:r w:rsidR="009B1E5B">
        <w:rPr>
          <w:lang w:val="en-GB"/>
        </w:rPr>
        <w:t>yperparameters</w:t>
      </w:r>
      <w:bookmarkEnd w:id="13"/>
    </w:p>
    <w:p w14:paraId="0254F282" w14:textId="77777777" w:rsidR="009B1E5B" w:rsidRDefault="009B1E5B" w:rsidP="00B34424">
      <w:pPr>
        <w:rPr>
          <w:lang w:val="en-GB"/>
        </w:rPr>
      </w:pPr>
    </w:p>
    <w:p w14:paraId="379A6A1A" w14:textId="1FB34983" w:rsidR="00E45EA0" w:rsidRDefault="00F67DE4" w:rsidP="00B34424">
      <w:pPr>
        <w:rPr>
          <w:lang w:val="en-GB"/>
        </w:rPr>
      </w:pPr>
      <w:r>
        <w:rPr>
          <w:lang w:val="en-GB"/>
        </w:rPr>
        <w:t>The n</w:t>
      </w:r>
      <w:r w:rsidR="002C240C">
        <w:rPr>
          <w:lang w:val="en-GB"/>
        </w:rPr>
        <w:t xml:space="preserve">umber of clusters, </w:t>
      </w:r>
      <w:r w:rsidR="00A11E51">
        <w:rPr>
          <w:lang w:val="en-GB"/>
        </w:rPr>
        <w:t>d</w:t>
      </w:r>
      <w:r w:rsidR="002C240C">
        <w:rPr>
          <w:lang w:val="en-GB"/>
        </w:rPr>
        <w:t>istance metric</w:t>
      </w:r>
      <w:r w:rsidR="008C3881">
        <w:rPr>
          <w:lang w:val="en-GB"/>
        </w:rPr>
        <w:t>, scaling or normali</w:t>
      </w:r>
      <w:r w:rsidR="00154C7A">
        <w:rPr>
          <w:lang w:val="en-GB"/>
        </w:rPr>
        <w:t>s</w:t>
      </w:r>
      <w:r w:rsidR="008C3881">
        <w:rPr>
          <w:lang w:val="en-GB"/>
        </w:rPr>
        <w:t>ation</w:t>
      </w:r>
      <w:r w:rsidR="004A0D47">
        <w:rPr>
          <w:lang w:val="en-GB"/>
        </w:rPr>
        <w:t xml:space="preserve">, linkage method and pre-processing steps are the hyperparameters </w:t>
      </w:r>
      <w:r w:rsidR="00B26AF1">
        <w:rPr>
          <w:lang w:val="en-GB"/>
        </w:rPr>
        <w:t xml:space="preserve">that will </w:t>
      </w:r>
      <w:r w:rsidR="00C270B6">
        <w:rPr>
          <w:lang w:val="en-GB"/>
        </w:rPr>
        <w:t>impact</w:t>
      </w:r>
      <w:r w:rsidR="00B26AF1">
        <w:rPr>
          <w:lang w:val="en-GB"/>
        </w:rPr>
        <w:t xml:space="preserve"> our studies. </w:t>
      </w:r>
      <w:r w:rsidR="00B80F6F">
        <w:rPr>
          <w:lang w:val="en-GB"/>
        </w:rPr>
        <w:t>First</w:t>
      </w:r>
      <w:r w:rsidR="00BF6E2D">
        <w:rPr>
          <w:lang w:val="en-GB"/>
        </w:rPr>
        <w:t xml:space="preserve">, the number of clusters will be chosen using the </w:t>
      </w:r>
      <w:r w:rsidR="00057177">
        <w:rPr>
          <w:lang w:val="en-GB"/>
        </w:rPr>
        <w:t>k</w:t>
      </w:r>
      <w:r w:rsidR="00BF6E2D">
        <w:rPr>
          <w:lang w:val="en-GB"/>
        </w:rPr>
        <w:t xml:space="preserve">-means </w:t>
      </w:r>
      <w:r w:rsidR="00CB0E23">
        <w:rPr>
          <w:lang w:val="en-GB"/>
        </w:rPr>
        <w:t xml:space="preserve">and the correlation of the features. By doing a </w:t>
      </w:r>
      <w:r w:rsidR="00A11E51">
        <w:rPr>
          <w:lang w:val="en-GB"/>
        </w:rPr>
        <w:t>trial-and-error</w:t>
      </w:r>
      <w:r w:rsidR="00CB0E23">
        <w:rPr>
          <w:lang w:val="en-GB"/>
        </w:rPr>
        <w:t xml:space="preserve"> analysis of the features to include </w:t>
      </w:r>
      <w:r w:rsidR="00A750C6">
        <w:rPr>
          <w:lang w:val="en-GB"/>
        </w:rPr>
        <w:t xml:space="preserve">as to reach a higher silhouette score, </w:t>
      </w:r>
      <w:r>
        <w:rPr>
          <w:lang w:val="en-GB"/>
        </w:rPr>
        <w:t xml:space="preserve">it </w:t>
      </w:r>
      <w:r w:rsidR="00A750C6">
        <w:rPr>
          <w:lang w:val="en-GB"/>
        </w:rPr>
        <w:t>represents a better fit for the number of clusters.</w:t>
      </w:r>
      <w:r w:rsidR="00184A39">
        <w:rPr>
          <w:lang w:val="en-GB"/>
        </w:rPr>
        <w:t xml:space="preserve"> </w:t>
      </w:r>
      <w:r w:rsidR="00975DA7">
        <w:rPr>
          <w:lang w:val="en-GB"/>
        </w:rPr>
        <w:t xml:space="preserve">The number of clusters affects the interpretability, the computational complexity, the </w:t>
      </w:r>
      <w:r w:rsidR="004D74D8">
        <w:rPr>
          <w:lang w:val="en-GB"/>
        </w:rPr>
        <w:t>separation and granularity of the data, the homogeneity or heterogeneity within the cluster</w:t>
      </w:r>
      <w:r w:rsidR="00CA41BF">
        <w:rPr>
          <w:lang w:val="en-GB"/>
        </w:rPr>
        <w:t xml:space="preserve">, and the risk of over- or underfitting. </w:t>
      </w:r>
      <w:r w:rsidR="00A11E51">
        <w:rPr>
          <w:lang w:val="en-GB"/>
        </w:rPr>
        <w:t>Secondly, the distance metric</w:t>
      </w:r>
      <w:r w:rsidR="00150B8C" w:rsidRPr="00150B8C">
        <w:rPr>
          <w:lang w:val="en-GB"/>
        </w:rPr>
        <w:t xml:space="preserve"> affects how the data is sorted, compared, and evaluated since it quantifies the similarity or dissimilarity between data points.</w:t>
      </w:r>
      <w:r w:rsidR="00150B8C">
        <w:rPr>
          <w:lang w:val="en-GB"/>
        </w:rPr>
        <w:t xml:space="preserve"> </w:t>
      </w:r>
      <w:r w:rsidR="00DD5CC8">
        <w:rPr>
          <w:lang w:val="en-GB"/>
        </w:rPr>
        <w:t xml:space="preserve">This hyperparameter will be </w:t>
      </w:r>
      <w:r>
        <w:rPr>
          <w:lang w:val="en-GB"/>
        </w:rPr>
        <w:t>essential</w:t>
      </w:r>
      <w:r w:rsidR="00DD5CC8">
        <w:rPr>
          <w:lang w:val="en-GB"/>
        </w:rPr>
        <w:t xml:space="preserve"> for </w:t>
      </w:r>
      <w:r w:rsidR="00C551DF">
        <w:rPr>
          <w:lang w:val="en-GB"/>
        </w:rPr>
        <w:t xml:space="preserve">hierarchical clustering. </w:t>
      </w:r>
      <w:r w:rsidR="004E6C54">
        <w:rPr>
          <w:lang w:val="en-GB"/>
        </w:rPr>
        <w:t>Thirdly, scaling or normali</w:t>
      </w:r>
      <w:r w:rsidR="00154C7A">
        <w:rPr>
          <w:lang w:val="en-GB"/>
        </w:rPr>
        <w:t>s</w:t>
      </w:r>
      <w:r w:rsidR="004E6C54">
        <w:rPr>
          <w:lang w:val="en-GB"/>
        </w:rPr>
        <w:t>ation, in this case</w:t>
      </w:r>
      <w:r>
        <w:rPr>
          <w:lang w:val="en-GB"/>
        </w:rPr>
        <w:t>,</w:t>
      </w:r>
      <w:r w:rsidR="004E6C54">
        <w:rPr>
          <w:lang w:val="en-GB"/>
        </w:rPr>
        <w:t xml:space="preserve"> </w:t>
      </w:r>
      <w:r w:rsidR="00406C87">
        <w:rPr>
          <w:lang w:val="en-GB"/>
        </w:rPr>
        <w:t>both methods we will discuss later</w:t>
      </w:r>
      <w:r w:rsidR="008C4DF7">
        <w:rPr>
          <w:lang w:val="en-GB"/>
        </w:rPr>
        <w:t>,</w:t>
      </w:r>
      <w:r w:rsidR="00406C87">
        <w:rPr>
          <w:lang w:val="en-GB"/>
        </w:rPr>
        <w:t xml:space="preserve"> use normali</w:t>
      </w:r>
      <w:r w:rsidR="00154C7A">
        <w:rPr>
          <w:lang w:val="en-GB"/>
        </w:rPr>
        <w:t>s</w:t>
      </w:r>
      <w:r w:rsidR="00406C87">
        <w:rPr>
          <w:lang w:val="en-GB"/>
        </w:rPr>
        <w:t>ation.</w:t>
      </w:r>
      <w:r w:rsidR="00D121F5">
        <w:rPr>
          <w:lang w:val="en-GB"/>
        </w:rPr>
        <w:t xml:space="preserve"> Its effects </w:t>
      </w:r>
      <w:r w:rsidR="00F23E30">
        <w:rPr>
          <w:lang w:val="en-GB"/>
        </w:rPr>
        <w:t>make</w:t>
      </w:r>
      <w:r w:rsidR="00D121F5">
        <w:rPr>
          <w:lang w:val="en-GB"/>
        </w:rPr>
        <w:t xml:space="preserve"> it </w:t>
      </w:r>
      <w:r w:rsidR="008C4DF7">
        <w:rPr>
          <w:lang w:val="en-GB"/>
        </w:rPr>
        <w:t>easier to compare the data</w:t>
      </w:r>
      <w:r w:rsidR="00F545E0">
        <w:rPr>
          <w:lang w:val="en-GB"/>
        </w:rPr>
        <w:t xml:space="preserve"> </w:t>
      </w:r>
      <w:r w:rsidR="00CA3DE1">
        <w:rPr>
          <w:lang w:val="en-GB"/>
        </w:rPr>
        <w:t>while not affecting the interpretability</w:t>
      </w:r>
      <w:r w:rsidR="00F545E0">
        <w:rPr>
          <w:lang w:val="en-GB"/>
        </w:rPr>
        <w:t xml:space="preserve">. The </w:t>
      </w:r>
      <w:r w:rsidR="008C4DF7">
        <w:rPr>
          <w:lang w:val="en-GB"/>
        </w:rPr>
        <w:t>algorithm's performance</w:t>
      </w:r>
      <w:r w:rsidR="00F545E0">
        <w:rPr>
          <w:lang w:val="en-GB"/>
        </w:rPr>
        <w:t xml:space="preserve"> </w:t>
      </w:r>
      <w:r w:rsidR="00F23E30">
        <w:rPr>
          <w:lang w:val="en-GB"/>
        </w:rPr>
        <w:t>can also be improved</w:t>
      </w:r>
      <w:r w:rsidR="008C4DF7">
        <w:rPr>
          <w:lang w:val="en-GB"/>
        </w:rPr>
        <w:t>,</w:t>
      </w:r>
      <w:r w:rsidR="00F23E30">
        <w:rPr>
          <w:lang w:val="en-GB"/>
        </w:rPr>
        <w:t xml:space="preserve"> as well as the data visuali</w:t>
      </w:r>
      <w:r w:rsidR="00154C7A">
        <w:rPr>
          <w:lang w:val="en-GB"/>
        </w:rPr>
        <w:t>s</w:t>
      </w:r>
      <w:r w:rsidR="00F23E30">
        <w:rPr>
          <w:lang w:val="en-GB"/>
        </w:rPr>
        <w:t xml:space="preserve">ation. </w:t>
      </w:r>
      <w:r w:rsidR="00420D40">
        <w:rPr>
          <w:lang w:val="en-GB"/>
        </w:rPr>
        <w:t xml:space="preserve">Fourthly, </w:t>
      </w:r>
      <w:r w:rsidR="000B1F73">
        <w:rPr>
          <w:lang w:val="en-GB"/>
        </w:rPr>
        <w:t xml:space="preserve">the </w:t>
      </w:r>
      <w:r w:rsidR="00420D40">
        <w:rPr>
          <w:lang w:val="en-GB"/>
        </w:rPr>
        <w:t>linkage method</w:t>
      </w:r>
      <w:r w:rsidR="000B1F73">
        <w:rPr>
          <w:lang w:val="en-GB"/>
        </w:rPr>
        <w:t xml:space="preserve"> used for the hierarchical clustering algorithm helps </w:t>
      </w:r>
      <w:r w:rsidR="00A11482">
        <w:rPr>
          <w:lang w:val="en-GB"/>
        </w:rPr>
        <w:t xml:space="preserve">measure the dissimilarity between clusters. </w:t>
      </w:r>
      <w:r w:rsidR="001047A4">
        <w:rPr>
          <w:lang w:val="en-GB"/>
        </w:rPr>
        <w:t>The choice of method will affect the cluster shape ad size, the sensitivity to outliers</w:t>
      </w:r>
      <w:r w:rsidR="00DB3686">
        <w:rPr>
          <w:lang w:val="en-GB"/>
        </w:rPr>
        <w:t>, the way the clusters are merged, the cohesion and interpretability, the computational complexity</w:t>
      </w:r>
      <w:r w:rsidR="008C4DF7">
        <w:rPr>
          <w:lang w:val="en-GB"/>
        </w:rPr>
        <w:t>, and</w:t>
      </w:r>
      <w:r w:rsidR="00DB3686">
        <w:rPr>
          <w:lang w:val="en-GB"/>
        </w:rPr>
        <w:t xml:space="preserve"> </w:t>
      </w:r>
      <w:r w:rsidR="00FC7DD6">
        <w:rPr>
          <w:lang w:val="en-GB"/>
        </w:rPr>
        <w:t xml:space="preserve">the balance between local </w:t>
      </w:r>
      <w:r w:rsidR="00C7356B">
        <w:rPr>
          <w:lang w:val="en-GB"/>
        </w:rPr>
        <w:t>and</w:t>
      </w:r>
      <w:r w:rsidR="00FC7DD6">
        <w:rPr>
          <w:lang w:val="en-GB"/>
        </w:rPr>
        <w:t xml:space="preserve"> global similarities. </w:t>
      </w:r>
      <w:r w:rsidR="005F6030">
        <w:rPr>
          <w:lang w:val="en-GB"/>
        </w:rPr>
        <w:t xml:space="preserve">Lastly, </w:t>
      </w:r>
      <w:r w:rsidR="002B42DF">
        <w:rPr>
          <w:lang w:val="en-GB"/>
        </w:rPr>
        <w:t>although normalisation is also part of pre-processing,</w:t>
      </w:r>
      <w:r w:rsidR="00C7356B">
        <w:rPr>
          <w:lang w:val="en-GB"/>
        </w:rPr>
        <w:t xml:space="preserve"> it includes a lot more. The pre-processing has a </w:t>
      </w:r>
      <w:r w:rsidR="002B42DF">
        <w:rPr>
          <w:lang w:val="en-GB"/>
        </w:rPr>
        <w:t>significant</w:t>
      </w:r>
      <w:r w:rsidR="006936FE">
        <w:rPr>
          <w:lang w:val="en-GB"/>
        </w:rPr>
        <w:t xml:space="preserve"> effect on the data quality and consistency, feature engineering (not applicable in this project)</w:t>
      </w:r>
      <w:r w:rsidR="003B5FEE">
        <w:rPr>
          <w:lang w:val="en-GB"/>
        </w:rPr>
        <w:t xml:space="preserve">, noise and dimensionality reduction, </w:t>
      </w:r>
      <w:r w:rsidR="00E871C2">
        <w:rPr>
          <w:lang w:val="en-GB"/>
        </w:rPr>
        <w:t xml:space="preserve">and imbalance of the data. </w:t>
      </w:r>
    </w:p>
    <w:p w14:paraId="3FF7665E" w14:textId="77777777" w:rsidR="00B85711" w:rsidRDefault="00B85711">
      <w:pPr>
        <w:rPr>
          <w:rFonts w:asciiTheme="majorHAnsi" w:eastAsiaTheme="majorEastAsia" w:hAnsiTheme="majorHAnsi" w:cstheme="majorBidi"/>
          <w:color w:val="2F5496" w:themeColor="accent1" w:themeShade="BF"/>
          <w:sz w:val="26"/>
          <w:szCs w:val="26"/>
          <w:lang w:val="en-GB"/>
        </w:rPr>
      </w:pPr>
      <w:r>
        <w:rPr>
          <w:lang w:val="en-GB"/>
        </w:rPr>
        <w:br w:type="page"/>
      </w:r>
    </w:p>
    <w:p w14:paraId="4A121610" w14:textId="7B3BCB69" w:rsidR="009B1E5B" w:rsidRDefault="002515D8" w:rsidP="00140D13">
      <w:pPr>
        <w:pStyle w:val="Heading2"/>
        <w:rPr>
          <w:lang w:val="en-GB"/>
        </w:rPr>
      </w:pPr>
      <w:bookmarkStart w:id="14" w:name="_Toc135581256"/>
      <w:r>
        <w:rPr>
          <w:lang w:val="en-GB"/>
        </w:rPr>
        <w:lastRenderedPageBreak/>
        <w:t>K-means</w:t>
      </w:r>
      <w:bookmarkEnd w:id="14"/>
    </w:p>
    <w:p w14:paraId="2A93B9B2" w14:textId="441EBE2A" w:rsidR="002668CD" w:rsidRDefault="00057177" w:rsidP="00B34424">
      <w:pPr>
        <w:rPr>
          <w:lang w:val="en-GB"/>
        </w:rPr>
      </w:pPr>
      <w:r>
        <w:rPr>
          <w:noProof/>
          <w:lang w:val="en-GB"/>
          <w14:ligatures w14:val="standardContextual"/>
        </w:rPr>
        <w:drawing>
          <wp:anchor distT="0" distB="0" distL="114300" distR="114300" simplePos="0" relativeHeight="251663360" behindDoc="1" locked="0" layoutInCell="1" allowOverlap="1" wp14:anchorId="3FA7727E" wp14:editId="668D36C9">
            <wp:simplePos x="0" y="0"/>
            <wp:positionH relativeFrom="margin">
              <wp:posOffset>2713355</wp:posOffset>
            </wp:positionH>
            <wp:positionV relativeFrom="paragraph">
              <wp:posOffset>178435</wp:posOffset>
            </wp:positionV>
            <wp:extent cx="2686050" cy="1551940"/>
            <wp:effectExtent l="0" t="0" r="0" b="0"/>
            <wp:wrapTight wrapText="bothSides">
              <wp:wrapPolygon edited="0">
                <wp:start x="0" y="0"/>
                <wp:lineTo x="0" y="21211"/>
                <wp:lineTo x="21447" y="21211"/>
                <wp:lineTo x="21447" y="0"/>
                <wp:lineTo x="0" y="0"/>
              </wp:wrapPolygon>
            </wp:wrapTight>
            <wp:docPr id="1022494065"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94065" name="Picture 11" descr="A screenshot of a computer&#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6050" cy="1551940"/>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64384" behindDoc="1" locked="0" layoutInCell="1" allowOverlap="1" wp14:anchorId="1063C087" wp14:editId="256EDFAD">
            <wp:simplePos x="0" y="0"/>
            <wp:positionH relativeFrom="margin">
              <wp:align>left</wp:align>
            </wp:positionH>
            <wp:positionV relativeFrom="paragraph">
              <wp:posOffset>190500</wp:posOffset>
            </wp:positionV>
            <wp:extent cx="2713355" cy="1539240"/>
            <wp:effectExtent l="0" t="0" r="0" b="3810"/>
            <wp:wrapTight wrapText="bothSides">
              <wp:wrapPolygon edited="0">
                <wp:start x="0" y="0"/>
                <wp:lineTo x="0" y="21386"/>
                <wp:lineTo x="21383" y="21386"/>
                <wp:lineTo x="21383" y="0"/>
                <wp:lineTo x="0" y="0"/>
              </wp:wrapPolygon>
            </wp:wrapTight>
            <wp:docPr id="2060099199"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99199" name="Picture 12" descr="A screenshot of a computer&#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13355" cy="1539240"/>
                    </a:xfrm>
                    <a:prstGeom prst="rect">
                      <a:avLst/>
                    </a:prstGeom>
                  </pic:spPr>
                </pic:pic>
              </a:graphicData>
            </a:graphic>
            <wp14:sizeRelH relativeFrom="page">
              <wp14:pctWidth>0</wp14:pctWidth>
            </wp14:sizeRelH>
            <wp14:sizeRelV relativeFrom="page">
              <wp14:pctHeight>0</wp14:pctHeight>
            </wp14:sizeRelV>
          </wp:anchor>
        </w:drawing>
      </w:r>
    </w:p>
    <w:p w14:paraId="6E7E381E" w14:textId="1AC7B2EE" w:rsidR="00B85711" w:rsidRDefault="00B85711" w:rsidP="00B85711">
      <w:pPr>
        <w:ind w:right="440"/>
        <w:rPr>
          <w:lang w:val="en-GB"/>
        </w:rPr>
      </w:pPr>
      <w:r>
        <w:rPr>
          <w:lang w:val="en-GB"/>
        </w:rPr>
        <w:t>Figure 8</w:t>
      </w:r>
      <w:r w:rsidR="00057177">
        <w:rPr>
          <w:lang w:val="en-GB"/>
        </w:rPr>
        <w:t xml:space="preserve">: k-means 6 features                                   Figure 9: k-means 5 features </w:t>
      </w:r>
    </w:p>
    <w:p w14:paraId="6978AE22" w14:textId="66A600CC" w:rsidR="007C2619" w:rsidRDefault="00886882" w:rsidP="00B85711">
      <w:pPr>
        <w:ind w:right="440"/>
        <w:rPr>
          <w:lang w:val="en-GB"/>
        </w:rPr>
      </w:pPr>
      <w:r>
        <w:rPr>
          <w:lang w:val="en-GB"/>
        </w:rPr>
        <w:t xml:space="preserve">As mentioned previously, when exploring the </w:t>
      </w:r>
      <w:r w:rsidR="00C5363E">
        <w:rPr>
          <w:lang w:val="en-GB"/>
        </w:rPr>
        <w:t>data,</w:t>
      </w:r>
      <w:r>
        <w:rPr>
          <w:lang w:val="en-GB"/>
        </w:rPr>
        <w:t xml:space="preserve"> we </w:t>
      </w:r>
      <w:r w:rsidR="00943307">
        <w:rPr>
          <w:lang w:val="en-GB"/>
        </w:rPr>
        <w:t xml:space="preserve">mentioned further analysis of </w:t>
      </w:r>
      <w:r w:rsidR="00243770">
        <w:rPr>
          <w:lang w:val="en-GB"/>
        </w:rPr>
        <w:t xml:space="preserve">6 features and the classes. </w:t>
      </w:r>
      <w:r w:rsidR="008B1EE1">
        <w:rPr>
          <w:lang w:val="en-GB"/>
        </w:rPr>
        <w:t>Nevertheless, as we can deduce from the silhouette scores in figure 8 and figure 9</w:t>
      </w:r>
      <w:r w:rsidR="00C5363E">
        <w:rPr>
          <w:lang w:val="en-GB"/>
        </w:rPr>
        <w:t xml:space="preserve">, we decided to reduce the features to 5 as it proved to </w:t>
      </w:r>
      <w:r w:rsidR="008D4F4C">
        <w:rPr>
          <w:lang w:val="en-GB"/>
        </w:rPr>
        <w:t xml:space="preserve">augment the score </w:t>
      </w:r>
      <w:r w:rsidR="00A67338">
        <w:rPr>
          <w:lang w:val="en-GB"/>
        </w:rPr>
        <w:t xml:space="preserve">by 0.08. The feature that has been taken out of consideration is the FFMC. </w:t>
      </w:r>
      <w:r w:rsidR="00411F05">
        <w:rPr>
          <w:lang w:val="en-GB"/>
        </w:rPr>
        <w:t xml:space="preserve">The silhouette score </w:t>
      </w:r>
      <w:r w:rsidR="002B1E95">
        <w:rPr>
          <w:lang w:val="en-GB"/>
        </w:rPr>
        <w:t>ranges from -1 to 1</w:t>
      </w:r>
      <w:r w:rsidR="00484CAE">
        <w:rPr>
          <w:lang w:val="en-GB"/>
        </w:rPr>
        <w:t>,</w:t>
      </w:r>
      <w:r w:rsidR="002B1E95">
        <w:rPr>
          <w:lang w:val="en-GB"/>
        </w:rPr>
        <w:t xml:space="preserve"> but the closer to 1</w:t>
      </w:r>
      <w:r w:rsidR="00484CAE">
        <w:rPr>
          <w:lang w:val="en-GB"/>
        </w:rPr>
        <w:t>,</w:t>
      </w:r>
      <w:r w:rsidR="002B1E95">
        <w:rPr>
          <w:lang w:val="en-GB"/>
        </w:rPr>
        <w:t xml:space="preserve"> the better matched </w:t>
      </w:r>
      <w:r w:rsidR="006639D9">
        <w:rPr>
          <w:lang w:val="en-GB"/>
        </w:rPr>
        <w:t xml:space="preserve">the data point is to its own cluster. </w:t>
      </w:r>
      <w:r w:rsidR="00484CAE">
        <w:rPr>
          <w:lang w:val="en-GB"/>
        </w:rPr>
        <w:t>Unsurprisingly,</w:t>
      </w:r>
      <w:r w:rsidR="006639D9">
        <w:rPr>
          <w:lang w:val="en-GB"/>
        </w:rPr>
        <w:t xml:space="preserve"> </w:t>
      </w:r>
      <w:r w:rsidR="00E964D0">
        <w:rPr>
          <w:lang w:val="en-GB"/>
        </w:rPr>
        <w:t xml:space="preserve">we will continue with </w:t>
      </w:r>
      <w:proofErr w:type="gramStart"/>
      <w:r w:rsidR="00E964D0">
        <w:rPr>
          <w:lang w:val="en-GB"/>
        </w:rPr>
        <w:t>a number of</w:t>
      </w:r>
      <w:proofErr w:type="gramEnd"/>
      <w:r w:rsidR="00E964D0">
        <w:rPr>
          <w:lang w:val="en-GB"/>
        </w:rPr>
        <w:t xml:space="preserve"> </w:t>
      </w:r>
      <w:r w:rsidR="000D7869">
        <w:rPr>
          <w:lang w:val="en-GB"/>
        </w:rPr>
        <w:t>clusters</w:t>
      </w:r>
      <w:r w:rsidR="00E964D0">
        <w:rPr>
          <w:lang w:val="en-GB"/>
        </w:rPr>
        <w:t xml:space="preserve"> of 2 as it maximi</w:t>
      </w:r>
      <w:r w:rsidR="00154C7A">
        <w:rPr>
          <w:lang w:val="en-GB"/>
        </w:rPr>
        <w:t>s</w:t>
      </w:r>
      <w:r w:rsidR="00E964D0">
        <w:rPr>
          <w:lang w:val="en-GB"/>
        </w:rPr>
        <w:t xml:space="preserve">es the score. </w:t>
      </w:r>
      <w:r w:rsidR="00F22BD6" w:rsidRPr="00F22BD6">
        <w:rPr>
          <w:lang w:val="en-GB"/>
        </w:rPr>
        <w:t>An average score of 0.574 indicates that the data points are reasonably well grouped and are more closely spaced from one another within their cluster than from points in other clusters. There may still be some overlap or ambiguity in the grouping, but it suggests a decent amount of cohesion within clusters and some distinction between clusters.</w:t>
      </w:r>
      <w:r w:rsidR="00F22BD6">
        <w:rPr>
          <w:lang w:val="en-GB"/>
        </w:rPr>
        <w:t xml:space="preserve"> This will be seen further in the analysis.</w:t>
      </w:r>
    </w:p>
    <w:p w14:paraId="325539CF" w14:textId="7E4330BF" w:rsidR="00B0064B" w:rsidRDefault="009A1F1E" w:rsidP="00B85711">
      <w:pPr>
        <w:ind w:right="440"/>
        <w:rPr>
          <w:lang w:val="en-GB"/>
        </w:rPr>
      </w:pPr>
      <w:r>
        <w:rPr>
          <w:noProof/>
          <w:lang w:val="en-GB"/>
          <w14:ligatures w14:val="standardContextual"/>
        </w:rPr>
        <w:drawing>
          <wp:anchor distT="0" distB="0" distL="114300" distR="114300" simplePos="0" relativeHeight="251665408" behindDoc="1" locked="0" layoutInCell="1" allowOverlap="1" wp14:anchorId="5180A3D8" wp14:editId="48B8B40E">
            <wp:simplePos x="0" y="0"/>
            <wp:positionH relativeFrom="margin">
              <wp:posOffset>2152015</wp:posOffset>
            </wp:positionH>
            <wp:positionV relativeFrom="paragraph">
              <wp:posOffset>66040</wp:posOffset>
            </wp:positionV>
            <wp:extent cx="2195195" cy="3500120"/>
            <wp:effectExtent l="0" t="0" r="0" b="5080"/>
            <wp:wrapTight wrapText="bothSides">
              <wp:wrapPolygon edited="0">
                <wp:start x="0" y="0"/>
                <wp:lineTo x="0" y="21514"/>
                <wp:lineTo x="21369" y="21514"/>
                <wp:lineTo x="21369" y="0"/>
                <wp:lineTo x="0" y="0"/>
              </wp:wrapPolygon>
            </wp:wrapTight>
            <wp:docPr id="113431118" name="Picture 1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1118" name="Picture 13" descr="A picture containing text, screenshot, diagram, pl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95195" cy="3500120"/>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67456" behindDoc="1" locked="0" layoutInCell="1" allowOverlap="1" wp14:anchorId="44693F09" wp14:editId="25B3198F">
            <wp:simplePos x="0" y="0"/>
            <wp:positionH relativeFrom="margin">
              <wp:align>left</wp:align>
            </wp:positionH>
            <wp:positionV relativeFrom="paragraph">
              <wp:posOffset>52388</wp:posOffset>
            </wp:positionV>
            <wp:extent cx="2219960" cy="3614420"/>
            <wp:effectExtent l="0" t="0" r="8890" b="5080"/>
            <wp:wrapTight wrapText="bothSides">
              <wp:wrapPolygon edited="0">
                <wp:start x="0" y="0"/>
                <wp:lineTo x="0" y="21517"/>
                <wp:lineTo x="21501" y="21517"/>
                <wp:lineTo x="21501" y="0"/>
                <wp:lineTo x="0" y="0"/>
              </wp:wrapPolygon>
            </wp:wrapTight>
            <wp:docPr id="324541093" name="Picture 15"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41093" name="Picture 15" descr="A picture containing text, screenshot, diagram, plo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19960" cy="3614420"/>
                    </a:xfrm>
                    <a:prstGeom prst="rect">
                      <a:avLst/>
                    </a:prstGeom>
                  </pic:spPr>
                </pic:pic>
              </a:graphicData>
            </a:graphic>
            <wp14:sizeRelH relativeFrom="page">
              <wp14:pctWidth>0</wp14:pctWidth>
            </wp14:sizeRelH>
            <wp14:sizeRelV relativeFrom="page">
              <wp14:pctHeight>0</wp14:pctHeight>
            </wp14:sizeRelV>
          </wp:anchor>
        </w:drawing>
      </w:r>
      <w:r w:rsidR="00E51A53" w:rsidRPr="00E821F5">
        <w:rPr>
          <w:lang w:val="en-GB"/>
        </w:rPr>
        <w:t xml:space="preserve">Figure 10 (left): Silhouette plot </w:t>
      </w:r>
      <w:r w:rsidR="00E821F5" w:rsidRPr="00E821F5">
        <w:rPr>
          <w:lang w:val="en-GB"/>
        </w:rPr>
        <w:t>based</w:t>
      </w:r>
      <w:r w:rsidR="00E821F5">
        <w:rPr>
          <w:lang w:val="en-GB"/>
        </w:rPr>
        <w:t xml:space="preserve"> on clusters for </w:t>
      </w:r>
      <w:r>
        <w:rPr>
          <w:lang w:val="en-GB"/>
        </w:rPr>
        <w:t xml:space="preserve">6 </w:t>
      </w:r>
      <w:proofErr w:type="gramStart"/>
      <w:r>
        <w:rPr>
          <w:lang w:val="en-GB"/>
        </w:rPr>
        <w:t>features</w:t>
      </w:r>
      <w:proofErr w:type="gramEnd"/>
    </w:p>
    <w:p w14:paraId="51319106" w14:textId="77777777" w:rsidR="009A1F1E" w:rsidRDefault="009A1F1E" w:rsidP="00B85711">
      <w:pPr>
        <w:ind w:right="440"/>
        <w:rPr>
          <w:lang w:val="en-GB"/>
        </w:rPr>
      </w:pPr>
    </w:p>
    <w:p w14:paraId="5B0A573F" w14:textId="4F9A1DEE" w:rsidR="009A1F1E" w:rsidRDefault="009A1F1E" w:rsidP="00B85711">
      <w:pPr>
        <w:ind w:right="440"/>
        <w:rPr>
          <w:lang w:val="en-GB"/>
        </w:rPr>
      </w:pPr>
      <w:r>
        <w:rPr>
          <w:lang w:val="en-GB"/>
        </w:rPr>
        <w:t>Figure 11 (right):</w:t>
      </w:r>
    </w:p>
    <w:p w14:paraId="1ACE083B" w14:textId="4DF8FBB1" w:rsidR="009A1F1E" w:rsidRPr="00E821F5" w:rsidRDefault="009A1F1E" w:rsidP="00B85711">
      <w:pPr>
        <w:ind w:right="440"/>
        <w:rPr>
          <w:lang w:val="en-GB"/>
        </w:rPr>
      </w:pPr>
      <w:r>
        <w:rPr>
          <w:lang w:val="en-GB"/>
        </w:rPr>
        <w:t xml:space="preserve">Silhouette plot based on clusters for 5 </w:t>
      </w:r>
      <w:proofErr w:type="gramStart"/>
      <w:r>
        <w:rPr>
          <w:lang w:val="en-GB"/>
        </w:rPr>
        <w:t>features</w:t>
      </w:r>
      <w:proofErr w:type="gramEnd"/>
    </w:p>
    <w:p w14:paraId="4515F041" w14:textId="77777777" w:rsidR="00B0064B" w:rsidRPr="00E821F5" w:rsidRDefault="00B0064B" w:rsidP="00456047">
      <w:pPr>
        <w:jc w:val="right"/>
        <w:rPr>
          <w:lang w:val="en-GB"/>
        </w:rPr>
      </w:pPr>
    </w:p>
    <w:p w14:paraId="5170EDE9" w14:textId="0571EA29" w:rsidR="00456047" w:rsidRPr="00E821F5" w:rsidRDefault="00456047" w:rsidP="00456047">
      <w:pPr>
        <w:jc w:val="right"/>
        <w:rPr>
          <w:lang w:val="en-GB"/>
        </w:rPr>
      </w:pPr>
    </w:p>
    <w:p w14:paraId="7E5C9CD3" w14:textId="1F821DCF" w:rsidR="00B0064B" w:rsidRPr="00E821F5" w:rsidRDefault="002234E0" w:rsidP="00B34424">
      <w:pPr>
        <w:rPr>
          <w:lang w:val="en-GB"/>
        </w:rPr>
      </w:pPr>
      <w:r>
        <w:rPr>
          <w:noProof/>
          <w:lang w:val="en-GB"/>
          <w14:ligatures w14:val="standardContextual"/>
        </w:rPr>
        <w:lastRenderedPageBreak/>
        <w:drawing>
          <wp:anchor distT="0" distB="0" distL="114300" distR="114300" simplePos="0" relativeHeight="251666432" behindDoc="1" locked="0" layoutInCell="1" allowOverlap="1" wp14:anchorId="1268F119" wp14:editId="5A02F86E">
            <wp:simplePos x="0" y="0"/>
            <wp:positionH relativeFrom="column">
              <wp:posOffset>2286000</wp:posOffset>
            </wp:positionH>
            <wp:positionV relativeFrom="paragraph">
              <wp:posOffset>42545</wp:posOffset>
            </wp:positionV>
            <wp:extent cx="2238375" cy="3629025"/>
            <wp:effectExtent l="0" t="0" r="9525" b="9525"/>
            <wp:wrapTight wrapText="bothSides">
              <wp:wrapPolygon edited="0">
                <wp:start x="0" y="0"/>
                <wp:lineTo x="0" y="21543"/>
                <wp:lineTo x="21508" y="21543"/>
                <wp:lineTo x="21508" y="0"/>
                <wp:lineTo x="0" y="0"/>
              </wp:wrapPolygon>
            </wp:wrapTight>
            <wp:docPr id="412658454" name="Picture 14"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8454" name="Picture 14" descr="A picture containing text, screenshot, diagram, plo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8375" cy="3629025"/>
                    </a:xfrm>
                    <a:prstGeom prst="rect">
                      <a:avLst/>
                    </a:prstGeom>
                  </pic:spPr>
                </pic:pic>
              </a:graphicData>
            </a:graphic>
            <wp14:sizeRelH relativeFrom="page">
              <wp14:pctWidth>0</wp14:pctWidth>
            </wp14:sizeRelH>
            <wp14:sizeRelV relativeFrom="page">
              <wp14:pctHeight>0</wp14:pctHeight>
            </wp14:sizeRelV>
          </wp:anchor>
        </w:drawing>
      </w:r>
      <w:r w:rsidR="00B0064B">
        <w:rPr>
          <w:noProof/>
          <w:lang w:val="en-GB"/>
          <w14:ligatures w14:val="standardContextual"/>
        </w:rPr>
        <w:drawing>
          <wp:anchor distT="0" distB="0" distL="114300" distR="114300" simplePos="0" relativeHeight="251668480" behindDoc="1" locked="0" layoutInCell="1" allowOverlap="1" wp14:anchorId="063D5F47" wp14:editId="7BC853E3">
            <wp:simplePos x="0" y="0"/>
            <wp:positionH relativeFrom="margin">
              <wp:align>left</wp:align>
            </wp:positionH>
            <wp:positionV relativeFrom="paragraph">
              <wp:posOffset>85090</wp:posOffset>
            </wp:positionV>
            <wp:extent cx="2160905" cy="3595370"/>
            <wp:effectExtent l="0" t="0" r="0" b="5080"/>
            <wp:wrapTight wrapText="bothSides">
              <wp:wrapPolygon edited="0">
                <wp:start x="0" y="0"/>
                <wp:lineTo x="0" y="21516"/>
                <wp:lineTo x="21327" y="21516"/>
                <wp:lineTo x="21327" y="0"/>
                <wp:lineTo x="0" y="0"/>
              </wp:wrapPolygon>
            </wp:wrapTight>
            <wp:docPr id="1817724995"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95" name="Picture 16" descr="A picture containing text, screenshot, diagram, plo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6249" cy="3604025"/>
                    </a:xfrm>
                    <a:prstGeom prst="rect">
                      <a:avLst/>
                    </a:prstGeom>
                  </pic:spPr>
                </pic:pic>
              </a:graphicData>
            </a:graphic>
            <wp14:sizeRelH relativeFrom="page">
              <wp14:pctWidth>0</wp14:pctWidth>
            </wp14:sizeRelH>
            <wp14:sizeRelV relativeFrom="page">
              <wp14:pctHeight>0</wp14:pctHeight>
            </wp14:sizeRelV>
          </wp:anchor>
        </w:drawing>
      </w:r>
    </w:p>
    <w:p w14:paraId="109A6943" w14:textId="11E378BE" w:rsidR="00B0064B" w:rsidRDefault="009A1F1E" w:rsidP="00B34424">
      <w:pPr>
        <w:rPr>
          <w:lang w:val="en-GB"/>
        </w:rPr>
      </w:pPr>
      <w:r>
        <w:rPr>
          <w:lang w:val="en-GB"/>
        </w:rPr>
        <w:t>Figure 12 (left):</w:t>
      </w:r>
      <w:r w:rsidR="009030EC">
        <w:rPr>
          <w:lang w:val="en-GB"/>
        </w:rPr>
        <w:t xml:space="preserve"> Silhouette plot based on classes for 6 </w:t>
      </w:r>
      <w:proofErr w:type="gramStart"/>
      <w:r w:rsidR="009030EC">
        <w:rPr>
          <w:lang w:val="en-GB"/>
        </w:rPr>
        <w:t>features</w:t>
      </w:r>
      <w:proofErr w:type="gramEnd"/>
    </w:p>
    <w:p w14:paraId="1BB3D2CF" w14:textId="77777777" w:rsidR="009030EC" w:rsidRDefault="009030EC" w:rsidP="00B34424">
      <w:pPr>
        <w:rPr>
          <w:lang w:val="en-GB"/>
        </w:rPr>
      </w:pPr>
    </w:p>
    <w:p w14:paraId="2924E66A" w14:textId="552D18FA" w:rsidR="009030EC" w:rsidRDefault="009030EC" w:rsidP="00B34424">
      <w:pPr>
        <w:rPr>
          <w:lang w:val="en-GB"/>
        </w:rPr>
      </w:pPr>
      <w:r>
        <w:rPr>
          <w:lang w:val="en-GB"/>
        </w:rPr>
        <w:t xml:space="preserve">Figure 13 (right): Silhouette plot based on classes for 5 </w:t>
      </w:r>
      <w:proofErr w:type="gramStart"/>
      <w:r>
        <w:rPr>
          <w:lang w:val="en-GB"/>
        </w:rPr>
        <w:t>features</w:t>
      </w:r>
      <w:proofErr w:type="gramEnd"/>
    </w:p>
    <w:p w14:paraId="0B4420D7" w14:textId="77777777" w:rsidR="009030EC" w:rsidRDefault="009030EC" w:rsidP="00B34424">
      <w:pPr>
        <w:rPr>
          <w:lang w:val="en-GB"/>
        </w:rPr>
      </w:pPr>
    </w:p>
    <w:p w14:paraId="2AE39440" w14:textId="77777777" w:rsidR="009030EC" w:rsidRDefault="009030EC" w:rsidP="00B34424">
      <w:pPr>
        <w:rPr>
          <w:lang w:val="en-GB"/>
        </w:rPr>
      </w:pPr>
    </w:p>
    <w:p w14:paraId="5F8F7776" w14:textId="77777777" w:rsidR="009030EC" w:rsidRDefault="009030EC" w:rsidP="00B34424">
      <w:pPr>
        <w:rPr>
          <w:lang w:val="en-GB"/>
        </w:rPr>
      </w:pPr>
    </w:p>
    <w:p w14:paraId="3E020DF9" w14:textId="77777777" w:rsidR="009030EC" w:rsidRDefault="009030EC" w:rsidP="00B34424">
      <w:pPr>
        <w:rPr>
          <w:lang w:val="en-GB"/>
        </w:rPr>
      </w:pPr>
    </w:p>
    <w:p w14:paraId="518111C9" w14:textId="77777777" w:rsidR="009030EC" w:rsidRDefault="009030EC" w:rsidP="00B34424">
      <w:pPr>
        <w:rPr>
          <w:lang w:val="en-GB"/>
        </w:rPr>
      </w:pPr>
    </w:p>
    <w:p w14:paraId="524C3148" w14:textId="65746EFE" w:rsidR="009030EC" w:rsidRPr="00E821F5" w:rsidRDefault="003B0A5D" w:rsidP="00B34424">
      <w:pPr>
        <w:rPr>
          <w:lang w:val="en-GB"/>
        </w:rPr>
      </w:pPr>
      <w:r>
        <w:rPr>
          <w:noProof/>
          <w:lang w:val="en-GB"/>
          <w14:ligatures w14:val="standardContextual"/>
        </w:rPr>
        <w:drawing>
          <wp:anchor distT="0" distB="0" distL="114300" distR="114300" simplePos="0" relativeHeight="251670528" behindDoc="1" locked="0" layoutInCell="1" allowOverlap="1" wp14:anchorId="31A77823" wp14:editId="7EDDC63B">
            <wp:simplePos x="0" y="0"/>
            <wp:positionH relativeFrom="margin">
              <wp:align>left</wp:align>
            </wp:positionH>
            <wp:positionV relativeFrom="paragraph">
              <wp:posOffset>1367790</wp:posOffset>
            </wp:positionV>
            <wp:extent cx="1929765" cy="1638300"/>
            <wp:effectExtent l="0" t="0" r="0" b="0"/>
            <wp:wrapTight wrapText="bothSides">
              <wp:wrapPolygon edited="0">
                <wp:start x="0" y="0"/>
                <wp:lineTo x="0" y="21349"/>
                <wp:lineTo x="21323" y="21349"/>
                <wp:lineTo x="21323" y="0"/>
                <wp:lineTo x="0" y="0"/>
              </wp:wrapPolygon>
            </wp:wrapTight>
            <wp:docPr id="625747723" name="Picture 5"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47723" name="Picture 5" descr="A picture containing text, screenshot, colorfulness&#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9765" cy="1638300"/>
                    </a:xfrm>
                    <a:prstGeom prst="rect">
                      <a:avLst/>
                    </a:prstGeom>
                  </pic:spPr>
                </pic:pic>
              </a:graphicData>
            </a:graphic>
            <wp14:sizeRelH relativeFrom="page">
              <wp14:pctWidth>0</wp14:pctWidth>
            </wp14:sizeRelH>
            <wp14:sizeRelV relativeFrom="page">
              <wp14:pctHeight>0</wp14:pctHeight>
            </wp14:sizeRelV>
          </wp:anchor>
        </w:drawing>
      </w:r>
      <w:r w:rsidR="00873699">
        <w:rPr>
          <w:noProof/>
          <w:lang w:val="en-GB"/>
          <w14:ligatures w14:val="standardContextual"/>
        </w:rPr>
        <w:drawing>
          <wp:anchor distT="0" distB="0" distL="114300" distR="114300" simplePos="0" relativeHeight="251671552" behindDoc="1" locked="0" layoutInCell="1" allowOverlap="1" wp14:anchorId="5F1EBC9B" wp14:editId="4C7B4EE0">
            <wp:simplePos x="0" y="0"/>
            <wp:positionH relativeFrom="margin">
              <wp:align>right</wp:align>
            </wp:positionH>
            <wp:positionV relativeFrom="paragraph">
              <wp:posOffset>1397000</wp:posOffset>
            </wp:positionV>
            <wp:extent cx="1873885" cy="1585595"/>
            <wp:effectExtent l="0" t="0" r="0" b="0"/>
            <wp:wrapTight wrapText="bothSides">
              <wp:wrapPolygon edited="0">
                <wp:start x="0" y="0"/>
                <wp:lineTo x="0" y="21280"/>
                <wp:lineTo x="21300" y="21280"/>
                <wp:lineTo x="21300" y="0"/>
                <wp:lineTo x="0" y="0"/>
              </wp:wrapPolygon>
            </wp:wrapTight>
            <wp:docPr id="640388814" name="Picture 6"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88814" name="Picture 6" descr="A picture containing text, screenshot, colorfulness&#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3885" cy="1585595"/>
                    </a:xfrm>
                    <a:prstGeom prst="rect">
                      <a:avLst/>
                    </a:prstGeom>
                  </pic:spPr>
                </pic:pic>
              </a:graphicData>
            </a:graphic>
            <wp14:sizeRelH relativeFrom="page">
              <wp14:pctWidth>0</wp14:pctWidth>
            </wp14:sizeRelH>
            <wp14:sizeRelV relativeFrom="page">
              <wp14:pctHeight>0</wp14:pctHeight>
            </wp14:sizeRelV>
          </wp:anchor>
        </w:drawing>
      </w:r>
      <w:r w:rsidR="00FB7C45">
        <w:rPr>
          <w:lang w:val="en-GB"/>
        </w:rPr>
        <w:t>As you can see</w:t>
      </w:r>
      <w:r w:rsidR="00B661F3">
        <w:rPr>
          <w:lang w:val="en-GB"/>
        </w:rPr>
        <w:t>, figures 10 to 13 show the different silhouette plots</w:t>
      </w:r>
      <w:r w:rsidR="002234E0">
        <w:rPr>
          <w:lang w:val="en-GB"/>
        </w:rPr>
        <w:t xml:space="preserve"> obtained. </w:t>
      </w:r>
      <w:r w:rsidR="008A4737">
        <w:rPr>
          <w:lang w:val="en-GB"/>
        </w:rPr>
        <w:t>For the silhouette plot based on clusters</w:t>
      </w:r>
      <w:r w:rsidR="00B661F3">
        <w:rPr>
          <w:lang w:val="en-GB"/>
        </w:rPr>
        <w:t>,</w:t>
      </w:r>
      <w:r w:rsidR="008A4737">
        <w:rPr>
          <w:lang w:val="en-GB"/>
        </w:rPr>
        <w:t xml:space="preserve"> </w:t>
      </w:r>
      <w:r w:rsidR="00DF7CBE">
        <w:rPr>
          <w:lang w:val="en-GB"/>
        </w:rPr>
        <w:t>the</w:t>
      </w:r>
      <w:r w:rsidR="008A4737">
        <w:rPr>
          <w:lang w:val="en-GB"/>
        </w:rPr>
        <w:t xml:space="preserve"> plot with 5 features holds more precision tha</w:t>
      </w:r>
      <w:r w:rsidR="00BE72A4">
        <w:rPr>
          <w:lang w:val="en-GB"/>
        </w:rPr>
        <w:t>n</w:t>
      </w:r>
      <w:r w:rsidR="008A4737">
        <w:rPr>
          <w:lang w:val="en-GB"/>
        </w:rPr>
        <w:t xml:space="preserve"> </w:t>
      </w:r>
      <w:r w:rsidR="008C311E">
        <w:rPr>
          <w:lang w:val="en-GB"/>
        </w:rPr>
        <w:t xml:space="preserve">the one with 6 features. </w:t>
      </w:r>
      <w:r w:rsidR="00476766">
        <w:rPr>
          <w:lang w:val="en-GB"/>
        </w:rPr>
        <w:t>Despite</w:t>
      </w:r>
      <w:r w:rsidR="00831ACA">
        <w:rPr>
          <w:lang w:val="en-GB"/>
        </w:rPr>
        <w:t xml:space="preserve"> that</w:t>
      </w:r>
      <w:r w:rsidR="00BE72A4">
        <w:rPr>
          <w:lang w:val="en-GB"/>
        </w:rPr>
        <w:t>,</w:t>
      </w:r>
      <w:r w:rsidR="00831ACA">
        <w:rPr>
          <w:lang w:val="en-GB"/>
        </w:rPr>
        <w:t xml:space="preserve"> the silhouette plots based on the classes </w:t>
      </w:r>
      <w:r w:rsidR="00BC6B41">
        <w:rPr>
          <w:lang w:val="en-GB"/>
        </w:rPr>
        <w:t>h</w:t>
      </w:r>
      <w:r w:rsidR="00BE72A4">
        <w:rPr>
          <w:lang w:val="en-GB"/>
        </w:rPr>
        <w:t>ave</w:t>
      </w:r>
      <w:r w:rsidR="00BC6B41">
        <w:rPr>
          <w:lang w:val="en-GB"/>
        </w:rPr>
        <w:t xml:space="preserve"> awful results. </w:t>
      </w:r>
      <w:r w:rsidR="00D938A4">
        <w:rPr>
          <w:lang w:val="en-GB"/>
        </w:rPr>
        <w:t xml:space="preserve">Over half of the </w:t>
      </w:r>
      <w:r w:rsidR="006F5B55">
        <w:rPr>
          <w:lang w:val="en-GB"/>
        </w:rPr>
        <w:t xml:space="preserve">fire events are misclassified. </w:t>
      </w:r>
      <w:r w:rsidR="00C0154F">
        <w:rPr>
          <w:lang w:val="en-GB"/>
        </w:rPr>
        <w:t>In figure 12 more fire events are classified correctly compared to figure 13, wh</w:t>
      </w:r>
      <w:r w:rsidR="00BE72A4">
        <w:rPr>
          <w:lang w:val="en-GB"/>
        </w:rPr>
        <w:t>ich</w:t>
      </w:r>
      <w:r w:rsidR="00C0154F">
        <w:rPr>
          <w:lang w:val="en-GB"/>
        </w:rPr>
        <w:t xml:space="preserve"> has more non-fire events </w:t>
      </w:r>
      <w:r w:rsidR="00BE72A4">
        <w:rPr>
          <w:lang w:val="en-GB"/>
        </w:rPr>
        <w:t>organis</w:t>
      </w:r>
      <w:r w:rsidR="00C0154F">
        <w:rPr>
          <w:lang w:val="en-GB"/>
        </w:rPr>
        <w:t xml:space="preserve">ed correctly. </w:t>
      </w:r>
      <w:r w:rsidR="00A1313D">
        <w:rPr>
          <w:lang w:val="en-GB"/>
        </w:rPr>
        <w:t xml:space="preserve">However, as the </w:t>
      </w:r>
      <w:r w:rsidR="00EB294F">
        <w:rPr>
          <w:lang w:val="en-GB"/>
        </w:rPr>
        <w:t>proper</w:t>
      </w:r>
      <w:r w:rsidR="00A1313D">
        <w:rPr>
          <w:lang w:val="en-GB"/>
        </w:rPr>
        <w:t xml:space="preserve"> classification of non-fire event</w:t>
      </w:r>
      <w:r w:rsidR="00EB294F">
        <w:rPr>
          <w:lang w:val="en-GB"/>
        </w:rPr>
        <w:t>s</w:t>
      </w:r>
      <w:r w:rsidR="00A1313D">
        <w:rPr>
          <w:lang w:val="en-GB"/>
        </w:rPr>
        <w:t xml:space="preserve"> is still low in figure </w:t>
      </w:r>
      <w:proofErr w:type="gramStart"/>
      <w:r w:rsidR="00A1313D">
        <w:rPr>
          <w:lang w:val="en-GB"/>
        </w:rPr>
        <w:t>12</w:t>
      </w:r>
      <w:proofErr w:type="gramEnd"/>
      <w:r w:rsidR="00A1313D">
        <w:rPr>
          <w:lang w:val="en-GB"/>
        </w:rPr>
        <w:t xml:space="preserve"> we decided that figure 13 holds </w:t>
      </w:r>
      <w:r w:rsidR="00713B70">
        <w:rPr>
          <w:lang w:val="en-GB"/>
        </w:rPr>
        <w:t xml:space="preserve">more power. </w:t>
      </w:r>
    </w:p>
    <w:p w14:paraId="329F03C9" w14:textId="7A9DB927" w:rsidR="009B1E5B" w:rsidRDefault="003B0A5D" w:rsidP="00B34424">
      <w:pPr>
        <w:rPr>
          <w:lang w:val="en-GB"/>
        </w:rPr>
      </w:pPr>
      <w:r>
        <w:rPr>
          <w:noProof/>
          <w:lang w:val="en-GB"/>
          <w14:ligatures w14:val="standardContextual"/>
        </w:rPr>
        <w:drawing>
          <wp:anchor distT="0" distB="0" distL="114300" distR="114300" simplePos="0" relativeHeight="251669504" behindDoc="1" locked="0" layoutInCell="1" allowOverlap="1" wp14:anchorId="5DA5AFB8" wp14:editId="38ECD352">
            <wp:simplePos x="0" y="0"/>
            <wp:positionH relativeFrom="margin">
              <wp:align>center</wp:align>
            </wp:positionH>
            <wp:positionV relativeFrom="paragraph">
              <wp:posOffset>2222</wp:posOffset>
            </wp:positionV>
            <wp:extent cx="1910715" cy="1614170"/>
            <wp:effectExtent l="0" t="0" r="0" b="5080"/>
            <wp:wrapTight wrapText="bothSides">
              <wp:wrapPolygon edited="0">
                <wp:start x="0" y="0"/>
                <wp:lineTo x="0" y="21413"/>
                <wp:lineTo x="21320" y="21413"/>
                <wp:lineTo x="21320" y="0"/>
                <wp:lineTo x="0" y="0"/>
              </wp:wrapPolygon>
            </wp:wrapTight>
            <wp:docPr id="374618739" name="Picture 4" descr="A picture containing text, screenshot, colorful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618739" name="Picture 4" descr="A picture containing text, screenshot, colorfulnes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0715" cy="1614170"/>
                    </a:xfrm>
                    <a:prstGeom prst="rect">
                      <a:avLst/>
                    </a:prstGeom>
                  </pic:spPr>
                </pic:pic>
              </a:graphicData>
            </a:graphic>
            <wp14:sizeRelH relativeFrom="page">
              <wp14:pctWidth>0</wp14:pctWidth>
            </wp14:sizeRelH>
            <wp14:sizeRelV relativeFrom="page">
              <wp14:pctHeight>0</wp14:pctHeight>
            </wp14:sizeRelV>
          </wp:anchor>
        </w:drawing>
      </w:r>
      <w:r w:rsidR="009A5EEA">
        <w:rPr>
          <w:lang w:val="en-GB"/>
        </w:rPr>
        <w:t>Figure 14</w:t>
      </w:r>
      <w:r w:rsidR="00142615">
        <w:rPr>
          <w:lang w:val="en-GB"/>
        </w:rPr>
        <w:t xml:space="preserve">: Scatter plot BUI-FWI based on silhouette </w:t>
      </w:r>
      <w:proofErr w:type="gramStart"/>
      <w:r w:rsidR="00142615">
        <w:rPr>
          <w:lang w:val="en-GB"/>
        </w:rPr>
        <w:t>score</w:t>
      </w:r>
      <w:proofErr w:type="gramEnd"/>
    </w:p>
    <w:p w14:paraId="7C409DBD" w14:textId="60CB9B5F" w:rsidR="00142615" w:rsidRDefault="00142615" w:rsidP="00B34424">
      <w:pPr>
        <w:rPr>
          <w:lang w:val="en-GB"/>
        </w:rPr>
      </w:pPr>
      <w:r>
        <w:rPr>
          <w:lang w:val="en-GB"/>
        </w:rPr>
        <w:t xml:space="preserve">Figure 15: Scatter plot BUI-FWI based on </w:t>
      </w:r>
      <w:proofErr w:type="gramStart"/>
      <w:r>
        <w:rPr>
          <w:lang w:val="en-GB"/>
        </w:rPr>
        <w:t>classes</w:t>
      </w:r>
      <w:proofErr w:type="gramEnd"/>
    </w:p>
    <w:p w14:paraId="6F9ADE33" w14:textId="788C3771" w:rsidR="00142615" w:rsidRDefault="00142615" w:rsidP="00B34424">
      <w:pPr>
        <w:rPr>
          <w:lang w:val="en-GB"/>
        </w:rPr>
      </w:pPr>
      <w:r>
        <w:rPr>
          <w:lang w:val="en-GB"/>
        </w:rPr>
        <w:t xml:space="preserve">Figure 16: Scatter plot BUI-FWI based on </w:t>
      </w:r>
      <w:proofErr w:type="gramStart"/>
      <w:r>
        <w:rPr>
          <w:lang w:val="en-GB"/>
        </w:rPr>
        <w:t>clusters</w:t>
      </w:r>
      <w:proofErr w:type="gramEnd"/>
    </w:p>
    <w:p w14:paraId="1AFFF2DE" w14:textId="27B2DCC9" w:rsidR="00142615" w:rsidRDefault="002D47D9" w:rsidP="00B34424">
      <w:pPr>
        <w:rPr>
          <w:lang w:val="en-GB"/>
        </w:rPr>
      </w:pPr>
      <w:r>
        <w:rPr>
          <w:lang w:val="en-GB"/>
        </w:rPr>
        <w:t>Figure</w:t>
      </w:r>
      <w:r w:rsidR="00EB294F">
        <w:rPr>
          <w:lang w:val="en-GB"/>
        </w:rPr>
        <w:t>s</w:t>
      </w:r>
      <w:r>
        <w:rPr>
          <w:lang w:val="en-GB"/>
        </w:rPr>
        <w:t xml:space="preserve"> 14 to 16 are closely related. We can see that </w:t>
      </w:r>
      <w:r w:rsidR="00F768D1">
        <w:rPr>
          <w:lang w:val="en-GB"/>
        </w:rPr>
        <w:t xml:space="preserve">the region in figure 14 </w:t>
      </w:r>
      <w:r w:rsidR="00EB294F">
        <w:rPr>
          <w:lang w:val="en-GB"/>
        </w:rPr>
        <w:t>with a lower silhouette score is the most different region between figures</w:t>
      </w:r>
      <w:r w:rsidR="00F768D1">
        <w:rPr>
          <w:lang w:val="en-GB"/>
        </w:rPr>
        <w:t xml:space="preserve"> 15 and 16. This also means that this area holds the most errors in the clustering. </w:t>
      </w:r>
      <w:r w:rsidR="004B7CAE">
        <w:rPr>
          <w:lang w:val="en-GB"/>
        </w:rPr>
        <w:t xml:space="preserve">The only exception is </w:t>
      </w:r>
      <w:r w:rsidR="00DD357C">
        <w:rPr>
          <w:lang w:val="en-GB"/>
        </w:rPr>
        <w:t>the</w:t>
      </w:r>
      <w:r w:rsidR="004B7CAE">
        <w:rPr>
          <w:lang w:val="en-GB"/>
        </w:rPr>
        <w:t xml:space="preserve"> upper part of the yellow zone of the scatterplot</w:t>
      </w:r>
      <w:r w:rsidR="00DD357C">
        <w:rPr>
          <w:lang w:val="en-GB"/>
        </w:rPr>
        <w:t>,</w:t>
      </w:r>
      <w:r w:rsidR="004B7CAE">
        <w:rPr>
          <w:lang w:val="en-GB"/>
        </w:rPr>
        <w:t xml:space="preserve"> </w:t>
      </w:r>
      <w:r w:rsidR="00DD357C">
        <w:rPr>
          <w:lang w:val="en-GB"/>
        </w:rPr>
        <w:t>which</w:t>
      </w:r>
      <w:r w:rsidR="004B7CAE">
        <w:rPr>
          <w:lang w:val="en-GB"/>
        </w:rPr>
        <w:t xml:space="preserve"> was misjudged </w:t>
      </w:r>
      <w:r w:rsidR="009430D0">
        <w:rPr>
          <w:lang w:val="en-GB"/>
        </w:rPr>
        <w:t xml:space="preserve">as the conditions </w:t>
      </w:r>
      <w:r w:rsidR="00DD357C">
        <w:rPr>
          <w:lang w:val="en-GB"/>
        </w:rPr>
        <w:t>are</w:t>
      </w:r>
      <w:r w:rsidR="009430D0">
        <w:rPr>
          <w:lang w:val="en-GB"/>
        </w:rPr>
        <w:t xml:space="preserve"> close to non-fire events. This is a zone that </w:t>
      </w:r>
      <w:r w:rsidR="00232422">
        <w:rPr>
          <w:lang w:val="en-GB"/>
        </w:rPr>
        <w:t>represents well the third class we suggested earlier.</w:t>
      </w:r>
    </w:p>
    <w:p w14:paraId="29355812" w14:textId="71657436" w:rsidR="009B1E5B" w:rsidRDefault="00964DE1" w:rsidP="00140D13">
      <w:pPr>
        <w:pStyle w:val="Heading2"/>
        <w:rPr>
          <w:lang w:val="en-GB"/>
        </w:rPr>
      </w:pPr>
      <w:bookmarkStart w:id="15" w:name="_Toc135581257"/>
      <w:r>
        <w:rPr>
          <w:noProof/>
          <w:lang w:val="en-GB"/>
          <w14:ligatures w14:val="standardContextual"/>
        </w:rPr>
        <w:lastRenderedPageBreak/>
        <w:drawing>
          <wp:anchor distT="0" distB="0" distL="114300" distR="114300" simplePos="0" relativeHeight="251673600" behindDoc="1" locked="0" layoutInCell="1" allowOverlap="1" wp14:anchorId="75D5BBB6" wp14:editId="5C283753">
            <wp:simplePos x="0" y="0"/>
            <wp:positionH relativeFrom="margin">
              <wp:align>right</wp:align>
            </wp:positionH>
            <wp:positionV relativeFrom="paragraph">
              <wp:posOffset>362903</wp:posOffset>
            </wp:positionV>
            <wp:extent cx="2862580" cy="1612900"/>
            <wp:effectExtent l="0" t="0" r="0" b="6350"/>
            <wp:wrapTight wrapText="bothSides">
              <wp:wrapPolygon edited="0">
                <wp:start x="0" y="0"/>
                <wp:lineTo x="0" y="21430"/>
                <wp:lineTo x="21418" y="21430"/>
                <wp:lineTo x="21418" y="0"/>
                <wp:lineTo x="0" y="0"/>
              </wp:wrapPolygon>
            </wp:wrapTight>
            <wp:docPr id="246541313" name="Picture 7"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541313" name="Picture 7" descr="A picture containing text, screenshot, diagram, display&#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62580" cy="1612900"/>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74624" behindDoc="1" locked="0" layoutInCell="1" allowOverlap="1" wp14:anchorId="223A1824" wp14:editId="5A34F8A6">
            <wp:simplePos x="0" y="0"/>
            <wp:positionH relativeFrom="margin">
              <wp:align>right</wp:align>
            </wp:positionH>
            <wp:positionV relativeFrom="paragraph">
              <wp:posOffset>2108200</wp:posOffset>
            </wp:positionV>
            <wp:extent cx="2766695" cy="1572260"/>
            <wp:effectExtent l="0" t="0" r="0" b="8890"/>
            <wp:wrapTight wrapText="bothSides">
              <wp:wrapPolygon edited="0">
                <wp:start x="0" y="0"/>
                <wp:lineTo x="0" y="21460"/>
                <wp:lineTo x="21417" y="21460"/>
                <wp:lineTo x="21417" y="0"/>
                <wp:lineTo x="0" y="0"/>
              </wp:wrapPolygon>
            </wp:wrapTight>
            <wp:docPr id="486951324" name="Picture 10" descr="A picture containing text, screenshot, software, graphics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951324" name="Picture 10" descr="A picture containing text, screenshot, software, graphics softwar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6695" cy="1572260"/>
                    </a:xfrm>
                    <a:prstGeom prst="rect">
                      <a:avLst/>
                    </a:prstGeom>
                  </pic:spPr>
                </pic:pic>
              </a:graphicData>
            </a:graphic>
            <wp14:sizeRelH relativeFrom="page">
              <wp14:pctWidth>0</wp14:pctWidth>
            </wp14:sizeRelH>
            <wp14:sizeRelV relativeFrom="page">
              <wp14:pctHeight>0</wp14:pctHeight>
            </wp14:sizeRelV>
          </wp:anchor>
        </w:drawing>
      </w:r>
      <w:r>
        <w:rPr>
          <w:noProof/>
          <w:lang w:val="en-GB"/>
          <w14:ligatures w14:val="standardContextual"/>
        </w:rPr>
        <w:drawing>
          <wp:anchor distT="0" distB="0" distL="114300" distR="114300" simplePos="0" relativeHeight="251672576" behindDoc="1" locked="0" layoutInCell="1" allowOverlap="1" wp14:anchorId="550D14B9" wp14:editId="5DF64106">
            <wp:simplePos x="0" y="0"/>
            <wp:positionH relativeFrom="margin">
              <wp:align>left</wp:align>
            </wp:positionH>
            <wp:positionV relativeFrom="paragraph">
              <wp:posOffset>385445</wp:posOffset>
            </wp:positionV>
            <wp:extent cx="2827020" cy="1590675"/>
            <wp:effectExtent l="0" t="0" r="0" b="9525"/>
            <wp:wrapTight wrapText="bothSides">
              <wp:wrapPolygon edited="0">
                <wp:start x="0" y="0"/>
                <wp:lineTo x="0" y="21471"/>
                <wp:lineTo x="21396" y="21471"/>
                <wp:lineTo x="21396" y="0"/>
                <wp:lineTo x="0" y="0"/>
              </wp:wrapPolygon>
            </wp:wrapTight>
            <wp:docPr id="1084552024" name="Picture 8" descr="A picture containing text, screenshot, display,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52024" name="Picture 8" descr="A picture containing text, screenshot, display, softwar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27020" cy="1590675"/>
                    </a:xfrm>
                    <a:prstGeom prst="rect">
                      <a:avLst/>
                    </a:prstGeom>
                  </pic:spPr>
                </pic:pic>
              </a:graphicData>
            </a:graphic>
            <wp14:sizeRelH relativeFrom="page">
              <wp14:pctWidth>0</wp14:pctWidth>
            </wp14:sizeRelH>
            <wp14:sizeRelV relativeFrom="page">
              <wp14:pctHeight>0</wp14:pctHeight>
            </wp14:sizeRelV>
          </wp:anchor>
        </w:drawing>
      </w:r>
      <w:r w:rsidR="009B1E5B">
        <w:rPr>
          <w:lang w:val="en-GB"/>
        </w:rPr>
        <w:t xml:space="preserve">Hierarchical </w:t>
      </w:r>
      <w:r w:rsidR="00140D13">
        <w:rPr>
          <w:lang w:val="en-GB"/>
        </w:rPr>
        <w:t>clustering</w:t>
      </w:r>
      <w:bookmarkEnd w:id="15"/>
    </w:p>
    <w:p w14:paraId="761B7425" w14:textId="3AB76845" w:rsidR="009B1E5B" w:rsidRDefault="00964DE1" w:rsidP="00B34424">
      <w:pPr>
        <w:rPr>
          <w:lang w:val="en-GB"/>
        </w:rPr>
      </w:pPr>
      <w:r>
        <w:rPr>
          <w:noProof/>
          <w:lang w:val="en-GB"/>
          <w14:ligatures w14:val="standardContextual"/>
        </w:rPr>
        <w:drawing>
          <wp:anchor distT="0" distB="0" distL="114300" distR="114300" simplePos="0" relativeHeight="251675648" behindDoc="1" locked="0" layoutInCell="1" allowOverlap="1" wp14:anchorId="44727268" wp14:editId="4EB38B19">
            <wp:simplePos x="0" y="0"/>
            <wp:positionH relativeFrom="margin">
              <wp:align>left</wp:align>
            </wp:positionH>
            <wp:positionV relativeFrom="paragraph">
              <wp:posOffset>1880870</wp:posOffset>
            </wp:positionV>
            <wp:extent cx="2884805" cy="1631950"/>
            <wp:effectExtent l="0" t="0" r="0" b="6350"/>
            <wp:wrapTight wrapText="bothSides">
              <wp:wrapPolygon edited="0">
                <wp:start x="0" y="0"/>
                <wp:lineTo x="0" y="21432"/>
                <wp:lineTo x="21396" y="21432"/>
                <wp:lineTo x="21396" y="0"/>
                <wp:lineTo x="0" y="0"/>
              </wp:wrapPolygon>
            </wp:wrapTight>
            <wp:docPr id="465199883" name="Picture 9" descr="A picture containing text, screenshot, diagram,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99883" name="Picture 9" descr="A picture containing text, screenshot, diagram, softwar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84805" cy="16319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Figure 17 (left upper corner): hierarchical clustering of </w:t>
      </w:r>
      <w:r w:rsidR="003A726C">
        <w:rPr>
          <w:lang w:val="en-GB"/>
        </w:rPr>
        <w:t>6</w:t>
      </w:r>
      <w:r>
        <w:rPr>
          <w:lang w:val="en-GB"/>
        </w:rPr>
        <w:t xml:space="preserve"> features </w:t>
      </w:r>
      <w:r w:rsidR="00D81E66">
        <w:rPr>
          <w:lang w:val="en-GB"/>
        </w:rPr>
        <w:t>1.6%</w:t>
      </w:r>
    </w:p>
    <w:p w14:paraId="16B0F25D" w14:textId="0FCB4FDD" w:rsidR="00D81E66" w:rsidRDefault="00D81E66" w:rsidP="00B34424">
      <w:pPr>
        <w:rPr>
          <w:lang w:val="en-GB"/>
        </w:rPr>
      </w:pPr>
      <w:r>
        <w:rPr>
          <w:lang w:val="en-GB"/>
        </w:rPr>
        <w:t xml:space="preserve">Figure 18 (right upper corner): hierarchical clustering of </w:t>
      </w:r>
      <w:r w:rsidR="003A726C">
        <w:rPr>
          <w:lang w:val="en-GB"/>
        </w:rPr>
        <w:t>5</w:t>
      </w:r>
      <w:r>
        <w:rPr>
          <w:lang w:val="en-GB"/>
        </w:rPr>
        <w:t xml:space="preserve"> features 2.6%</w:t>
      </w:r>
    </w:p>
    <w:p w14:paraId="330875CC" w14:textId="21C09DAD" w:rsidR="00D81E66" w:rsidRDefault="00D81E66" w:rsidP="00B34424">
      <w:pPr>
        <w:rPr>
          <w:lang w:val="en-GB"/>
        </w:rPr>
      </w:pPr>
      <w:r>
        <w:rPr>
          <w:lang w:val="en-GB"/>
        </w:rPr>
        <w:t xml:space="preserve">Figure 19 (left under corner): hierarchical clustering of </w:t>
      </w:r>
      <w:r w:rsidR="003A726C">
        <w:rPr>
          <w:lang w:val="en-GB"/>
        </w:rPr>
        <w:t>6</w:t>
      </w:r>
      <w:r>
        <w:rPr>
          <w:lang w:val="en-GB"/>
        </w:rPr>
        <w:t xml:space="preserve"> features </w:t>
      </w:r>
      <w:r w:rsidR="003A726C">
        <w:rPr>
          <w:lang w:val="en-GB"/>
        </w:rPr>
        <w:t>20.1%</w:t>
      </w:r>
    </w:p>
    <w:p w14:paraId="43F076E5" w14:textId="0C54804E" w:rsidR="003A726C" w:rsidRDefault="003A726C" w:rsidP="00B34424">
      <w:pPr>
        <w:rPr>
          <w:lang w:val="en-GB"/>
        </w:rPr>
      </w:pPr>
      <w:r>
        <w:rPr>
          <w:lang w:val="en-GB"/>
        </w:rPr>
        <w:t>Figure 20(right under corner): hierarchical clustering of 5 features 20.6%</w:t>
      </w:r>
    </w:p>
    <w:p w14:paraId="7AB60E48" w14:textId="2DA85D52" w:rsidR="003A726C" w:rsidRDefault="008A70D7" w:rsidP="00B34424">
      <w:pPr>
        <w:rPr>
          <w:lang w:val="en-GB"/>
        </w:rPr>
      </w:pPr>
      <w:r>
        <w:rPr>
          <w:lang w:val="en-GB"/>
        </w:rPr>
        <w:t>F</w:t>
      </w:r>
      <w:r w:rsidR="00DD357C">
        <w:rPr>
          <w:lang w:val="en-GB"/>
        </w:rPr>
        <w:t>irst, the different linkage methods were considered and tried for hierarchical clustering</w:t>
      </w:r>
      <w:r>
        <w:rPr>
          <w:lang w:val="en-GB"/>
        </w:rPr>
        <w:t xml:space="preserve">. </w:t>
      </w:r>
      <w:r w:rsidR="002112FB">
        <w:rPr>
          <w:lang w:val="en-GB"/>
        </w:rPr>
        <w:t>It has been decided to continue with the weighted linkage method</w:t>
      </w:r>
      <w:r w:rsidR="00DD357C">
        <w:rPr>
          <w:lang w:val="en-GB"/>
        </w:rPr>
        <w:t>, which</w:t>
      </w:r>
      <w:r w:rsidR="002112FB">
        <w:rPr>
          <w:lang w:val="en-GB"/>
        </w:rPr>
        <w:t xml:space="preserve"> h</w:t>
      </w:r>
      <w:r w:rsidR="00DD357C">
        <w:rPr>
          <w:lang w:val="en-GB"/>
        </w:rPr>
        <w:t>olds</w:t>
      </w:r>
      <w:r w:rsidR="002112FB">
        <w:rPr>
          <w:lang w:val="en-GB"/>
        </w:rPr>
        <w:t xml:space="preserve"> the best results. </w:t>
      </w:r>
      <w:r w:rsidR="00D11935">
        <w:rPr>
          <w:lang w:val="en-GB"/>
        </w:rPr>
        <w:t>In figures 17 to 20 we can see the clustering of 6 features (left) and 5 features (right)</w:t>
      </w:r>
      <w:r w:rsidR="002D770F">
        <w:rPr>
          <w:lang w:val="en-GB"/>
        </w:rPr>
        <w:t>. A</w:t>
      </w:r>
      <w:r w:rsidR="00D11935">
        <w:rPr>
          <w:lang w:val="en-GB"/>
        </w:rPr>
        <w:t>s we can see</w:t>
      </w:r>
      <w:r w:rsidR="00DD357C">
        <w:rPr>
          <w:lang w:val="en-GB"/>
        </w:rPr>
        <w:t>,</w:t>
      </w:r>
      <w:r w:rsidR="00D11935">
        <w:rPr>
          <w:lang w:val="en-GB"/>
        </w:rPr>
        <w:t xml:space="preserve"> the results </w:t>
      </w:r>
      <w:r w:rsidR="001B1021">
        <w:rPr>
          <w:lang w:val="en-GB"/>
        </w:rPr>
        <w:t>do not hold any s</w:t>
      </w:r>
      <w:r w:rsidR="0047052E">
        <w:rPr>
          <w:lang w:val="en-GB"/>
        </w:rPr>
        <w:t>ignificant results. The upper figures show the height ratio when no class has been mis-clustered. As we can see</w:t>
      </w:r>
      <w:r w:rsidR="00DD357C">
        <w:rPr>
          <w:lang w:val="en-GB"/>
        </w:rPr>
        <w:t>,</w:t>
      </w:r>
      <w:r w:rsidR="0047052E">
        <w:rPr>
          <w:lang w:val="en-GB"/>
        </w:rPr>
        <w:t xml:space="preserve"> </w:t>
      </w:r>
      <w:r w:rsidR="002D770F">
        <w:rPr>
          <w:lang w:val="en-GB"/>
        </w:rPr>
        <w:t>1.6 and 2.6% represent</w:t>
      </w:r>
      <w:r w:rsidR="00DB57B7">
        <w:rPr>
          <w:lang w:val="en-GB"/>
        </w:rPr>
        <w:t xml:space="preserve"> low dissimilarity levels. The figures underneath represent satisf</w:t>
      </w:r>
      <w:r w:rsidR="00BD0FCF">
        <w:rPr>
          <w:lang w:val="en-GB"/>
        </w:rPr>
        <w:t>y</w:t>
      </w:r>
      <w:r w:rsidR="00DB57B7">
        <w:rPr>
          <w:lang w:val="en-GB"/>
        </w:rPr>
        <w:t xml:space="preserve">ing </w:t>
      </w:r>
      <w:r w:rsidR="00CE5A30">
        <w:rPr>
          <w:lang w:val="en-GB"/>
        </w:rPr>
        <w:t>height ratios with a</w:t>
      </w:r>
      <w:r w:rsidR="002D770F">
        <w:rPr>
          <w:lang w:val="en-GB"/>
        </w:rPr>
        <w:t>n averag</w:t>
      </w:r>
      <w:r w:rsidR="00594E7A">
        <w:rPr>
          <w:lang w:val="en-GB"/>
        </w:rPr>
        <w:t>e number of mis-clustering</w:t>
      </w:r>
      <w:r w:rsidR="002D770F">
        <w:rPr>
          <w:lang w:val="en-GB"/>
        </w:rPr>
        <w:t>,</w:t>
      </w:r>
      <w:r w:rsidR="00BD085A">
        <w:rPr>
          <w:lang w:val="en-GB"/>
        </w:rPr>
        <w:t xml:space="preserve"> but the difference between both is extremely low</w:t>
      </w:r>
      <w:r w:rsidR="002D770F">
        <w:rPr>
          <w:lang w:val="en-GB"/>
        </w:rPr>
        <w:t>,</w:t>
      </w:r>
      <w:r w:rsidR="00BD085A">
        <w:rPr>
          <w:lang w:val="en-GB"/>
        </w:rPr>
        <w:t xml:space="preserve"> with only 0.5% difference. </w:t>
      </w:r>
    </w:p>
    <w:p w14:paraId="6181520A" w14:textId="66202F95" w:rsidR="00140D13" w:rsidRDefault="00140D13" w:rsidP="00140D13">
      <w:pPr>
        <w:pStyle w:val="Heading2"/>
        <w:rPr>
          <w:lang w:val="en-GB"/>
        </w:rPr>
      </w:pPr>
      <w:bookmarkStart w:id="16" w:name="_Toc135581258"/>
      <w:r>
        <w:rPr>
          <w:lang w:val="en-GB"/>
        </w:rPr>
        <w:t>Conclusions</w:t>
      </w:r>
      <w:bookmarkEnd w:id="16"/>
    </w:p>
    <w:p w14:paraId="42DE6569" w14:textId="30E2615A" w:rsidR="00140D13" w:rsidRDefault="00140D13" w:rsidP="00B34424">
      <w:pPr>
        <w:rPr>
          <w:lang w:val="en-GB"/>
        </w:rPr>
      </w:pPr>
    </w:p>
    <w:p w14:paraId="065D8F87" w14:textId="2E727017" w:rsidR="00056CBA" w:rsidRDefault="00056CBA" w:rsidP="00B34424">
      <w:pPr>
        <w:rPr>
          <w:lang w:val="en-GB"/>
        </w:rPr>
      </w:pPr>
      <w:r>
        <w:rPr>
          <w:lang w:val="en-GB"/>
        </w:rPr>
        <w:t xml:space="preserve">In conclusion, a lot of work is needed to </w:t>
      </w:r>
      <w:r w:rsidR="002D770F">
        <w:rPr>
          <w:lang w:val="en-GB"/>
        </w:rPr>
        <w:t>identify the class based on data correctly</w:t>
      </w:r>
      <w:r w:rsidR="00585F94">
        <w:rPr>
          <w:lang w:val="en-GB"/>
        </w:rPr>
        <w:t xml:space="preserve">. </w:t>
      </w:r>
      <w:r w:rsidR="002D770F">
        <w:rPr>
          <w:lang w:val="en-GB"/>
        </w:rPr>
        <w:t>F</w:t>
      </w:r>
      <w:r w:rsidR="00585F94">
        <w:rPr>
          <w:lang w:val="en-GB"/>
        </w:rPr>
        <w:t xml:space="preserve">igure 14 holds the most power as it clearly shows a </w:t>
      </w:r>
      <w:r w:rsidR="00CC2080">
        <w:rPr>
          <w:lang w:val="en-GB"/>
        </w:rPr>
        <w:t>better understanding of the region that needs to be analysed further or even differentiated. As we all know, fire is a natural occurrence</w:t>
      </w:r>
      <w:r w:rsidR="002D770F">
        <w:rPr>
          <w:lang w:val="en-GB"/>
        </w:rPr>
        <w:t>,</w:t>
      </w:r>
      <w:r w:rsidR="00F232E4">
        <w:rPr>
          <w:lang w:val="en-GB"/>
        </w:rPr>
        <w:t xml:space="preserve"> </w:t>
      </w:r>
      <w:r w:rsidR="00BC602C">
        <w:rPr>
          <w:lang w:val="en-GB"/>
        </w:rPr>
        <w:t>and these occurrences</w:t>
      </w:r>
      <w:r w:rsidR="002D770F">
        <w:rPr>
          <w:lang w:val="en-GB"/>
        </w:rPr>
        <w:t xml:space="preserve"> can always surprise us even if researched well</w:t>
      </w:r>
      <w:r w:rsidR="00BC602C">
        <w:rPr>
          <w:lang w:val="en-GB"/>
        </w:rPr>
        <w:t xml:space="preserve">. </w:t>
      </w:r>
      <w:r w:rsidR="002D770F">
        <w:rPr>
          <w:lang w:val="en-GB"/>
        </w:rPr>
        <w:t xml:space="preserve">However, </w:t>
      </w:r>
      <w:proofErr w:type="gramStart"/>
      <w:r w:rsidR="002D770F">
        <w:rPr>
          <w:lang w:val="en-GB"/>
        </w:rPr>
        <w:t>We</w:t>
      </w:r>
      <w:proofErr w:type="gramEnd"/>
      <w:r w:rsidR="002D770F">
        <w:rPr>
          <w:lang w:val="en-GB"/>
        </w:rPr>
        <w:t xml:space="preserve"> should be aware that human factors can impact the results and may partially be the reason for</w:t>
      </w:r>
      <w:r w:rsidR="00604544">
        <w:rPr>
          <w:lang w:val="en-GB"/>
        </w:rPr>
        <w:t xml:space="preserve"> this third class we are suggesting.</w:t>
      </w:r>
    </w:p>
    <w:p w14:paraId="616F179D" w14:textId="77777777" w:rsidR="00900A0A" w:rsidRDefault="00900A0A">
      <w:pPr>
        <w:rPr>
          <w:rFonts w:asciiTheme="majorHAnsi" w:eastAsiaTheme="majorEastAsia" w:hAnsiTheme="majorHAnsi" w:cstheme="majorBidi"/>
          <w:color w:val="2F5496" w:themeColor="accent1" w:themeShade="BF"/>
          <w:sz w:val="32"/>
          <w:szCs w:val="32"/>
          <w:lang w:val="en-GB"/>
        </w:rPr>
      </w:pPr>
      <w:r>
        <w:rPr>
          <w:lang w:val="en-GB"/>
        </w:rPr>
        <w:br w:type="page"/>
      </w:r>
    </w:p>
    <w:p w14:paraId="7D19702C" w14:textId="210BEC25" w:rsidR="00ED08A8" w:rsidRDefault="00ED08A8" w:rsidP="00ED08A8">
      <w:pPr>
        <w:pStyle w:val="Heading1"/>
        <w:rPr>
          <w:lang w:val="en-GB"/>
        </w:rPr>
      </w:pPr>
      <w:bookmarkStart w:id="17" w:name="_Toc135581259"/>
      <w:r>
        <w:rPr>
          <w:lang w:val="en-GB"/>
        </w:rPr>
        <w:lastRenderedPageBreak/>
        <w:t>Supervised learning</w:t>
      </w:r>
      <w:bookmarkEnd w:id="17"/>
    </w:p>
    <w:p w14:paraId="148CAC1A" w14:textId="041847A9" w:rsidR="00ED08A8" w:rsidRDefault="00ED08A8" w:rsidP="00B34424">
      <w:pPr>
        <w:rPr>
          <w:lang w:val="en-GB"/>
        </w:rPr>
      </w:pPr>
    </w:p>
    <w:p w14:paraId="16DD3899" w14:textId="1065AC57" w:rsidR="00ED08A8" w:rsidRDefault="0058417F" w:rsidP="00707E84">
      <w:pPr>
        <w:pStyle w:val="Heading2"/>
        <w:rPr>
          <w:lang w:val="en-GB"/>
        </w:rPr>
      </w:pPr>
      <w:bookmarkStart w:id="18" w:name="_Toc135581260"/>
      <w:r>
        <w:rPr>
          <w:lang w:val="en-GB"/>
        </w:rPr>
        <w:t>Essence</w:t>
      </w:r>
      <w:bookmarkEnd w:id="18"/>
    </w:p>
    <w:p w14:paraId="3DAEC52B" w14:textId="25D984AA" w:rsidR="0058417F" w:rsidRPr="00FE5873" w:rsidRDefault="002D770F" w:rsidP="00B34424">
      <w:pPr>
        <w:rPr>
          <w:lang w:val="en-GB"/>
        </w:rPr>
      </w:pPr>
      <w:r>
        <w:rPr>
          <w:lang w:val="en-GB"/>
        </w:rPr>
        <w:t>This analysis</w:t>
      </w:r>
      <w:r w:rsidR="00686044">
        <w:rPr>
          <w:lang w:val="en-GB"/>
        </w:rPr>
        <w:t xml:space="preserve"> will </w:t>
      </w:r>
      <w:r>
        <w:rPr>
          <w:lang w:val="en-GB"/>
        </w:rPr>
        <w:t>use three types of supervised learning algorithms</w:t>
      </w:r>
      <w:r w:rsidR="00BB388F">
        <w:rPr>
          <w:lang w:val="en-GB"/>
        </w:rPr>
        <w:t xml:space="preserve">: </w:t>
      </w:r>
      <w:proofErr w:type="spellStart"/>
      <w:r w:rsidR="00BB388F">
        <w:rPr>
          <w:lang w:val="en-GB"/>
        </w:rPr>
        <w:t>kNN</w:t>
      </w:r>
      <w:proofErr w:type="spellEnd"/>
      <w:r w:rsidR="00BB388F">
        <w:rPr>
          <w:lang w:val="en-GB"/>
        </w:rPr>
        <w:t xml:space="preserve">, random </w:t>
      </w:r>
      <w:r w:rsidR="00BB388F" w:rsidRPr="00FE5873">
        <w:rPr>
          <w:lang w:val="en-GB"/>
        </w:rPr>
        <w:t>forest and neural network</w:t>
      </w:r>
      <w:r w:rsidR="00D65F8B" w:rsidRPr="00FE5873">
        <w:rPr>
          <w:lang w:val="en-GB"/>
        </w:rPr>
        <w:t xml:space="preserve">s. </w:t>
      </w:r>
      <w:r>
        <w:rPr>
          <w:lang w:val="en-GB"/>
        </w:rPr>
        <w:t>K</w:t>
      </w:r>
      <w:r w:rsidR="00527CE7" w:rsidRPr="00527CE7">
        <w:rPr>
          <w:lang w:val="en-GB"/>
        </w:rPr>
        <w:t xml:space="preserve">-Nearest </w:t>
      </w:r>
      <w:proofErr w:type="spellStart"/>
      <w:r w:rsidR="00527CE7" w:rsidRPr="00527CE7">
        <w:rPr>
          <w:lang w:val="en-GB"/>
        </w:rPr>
        <w:t>Neighbors</w:t>
      </w:r>
      <w:proofErr w:type="spellEnd"/>
      <w:r w:rsidR="00527CE7" w:rsidRPr="00527CE7">
        <w:rPr>
          <w:lang w:val="en-GB"/>
        </w:rPr>
        <w:t xml:space="preserve"> (</w:t>
      </w:r>
      <w:proofErr w:type="spellStart"/>
      <w:r w:rsidR="00527CE7" w:rsidRPr="00527CE7">
        <w:rPr>
          <w:lang w:val="en-GB"/>
        </w:rPr>
        <w:t>kNN</w:t>
      </w:r>
      <w:proofErr w:type="spellEnd"/>
      <w:r w:rsidR="00527CE7" w:rsidRPr="00527CE7">
        <w:rPr>
          <w:lang w:val="en-GB"/>
        </w:rPr>
        <w:t xml:space="preserve">) is a straightforward supervised learning technique that predicts the class or label of a new data point based on the majority vote of its k nearest neighbours. It </w:t>
      </w:r>
      <w:r>
        <w:rPr>
          <w:lang w:val="en-GB"/>
        </w:rPr>
        <w:t>considers</w:t>
      </w:r>
      <w:r w:rsidR="00527CE7" w:rsidRPr="00527CE7">
        <w:rPr>
          <w:lang w:val="en-GB"/>
        </w:rPr>
        <w:t xml:space="preserve"> similarities between occurrences and bases predictions on the immediate vicinity of the data points. The </w:t>
      </w:r>
      <w:r w:rsidR="00430BCD">
        <w:rPr>
          <w:lang w:val="en-GB"/>
        </w:rPr>
        <w:t>selection of k influences the flexibility of the decision boundary</w:t>
      </w:r>
      <w:r w:rsidR="00527CE7" w:rsidRPr="00527CE7">
        <w:rPr>
          <w:lang w:val="en-GB"/>
        </w:rPr>
        <w:t xml:space="preserve">. </w:t>
      </w:r>
      <w:proofErr w:type="spellStart"/>
      <w:r w:rsidR="00527CE7" w:rsidRPr="00527CE7">
        <w:rPr>
          <w:lang w:val="en-GB"/>
        </w:rPr>
        <w:t>kNN</w:t>
      </w:r>
      <w:proofErr w:type="spellEnd"/>
      <w:r w:rsidR="00527CE7" w:rsidRPr="00527CE7">
        <w:rPr>
          <w:lang w:val="en-GB"/>
        </w:rPr>
        <w:t xml:space="preserve"> is instance-based, non-parametric, and makes no assumptions about the distribution of the underlying data. </w:t>
      </w:r>
      <w:r w:rsidR="00527CE7">
        <w:rPr>
          <w:lang w:val="en-GB"/>
        </w:rPr>
        <w:t xml:space="preserve">We chose it </w:t>
      </w:r>
      <w:r w:rsidR="00527CE7" w:rsidRPr="00527CE7">
        <w:rPr>
          <w:lang w:val="en-GB"/>
        </w:rPr>
        <w:t>because it can handle classification and regression problems and is clear to understand.</w:t>
      </w:r>
      <w:r w:rsidR="00527CE7">
        <w:rPr>
          <w:lang w:val="en-GB"/>
        </w:rPr>
        <w:t xml:space="preserve"> </w:t>
      </w:r>
      <w:r w:rsidR="002B3FB1" w:rsidRPr="002B3FB1">
        <w:rPr>
          <w:lang w:val="en-GB"/>
        </w:rPr>
        <w:t xml:space="preserve">Random Forest is an ensemble learning system that uses numerous decision trees to produce predictions. It creates </w:t>
      </w:r>
      <w:r w:rsidR="00430BCD">
        <w:rPr>
          <w:lang w:val="en-GB"/>
        </w:rPr>
        <w:t>several</w:t>
      </w:r>
      <w:r w:rsidR="002B3FB1" w:rsidRPr="002B3FB1">
        <w:rPr>
          <w:lang w:val="en-GB"/>
        </w:rPr>
        <w:t xml:space="preserve"> decision trees by bagging and randomly choosing features. </w:t>
      </w:r>
      <w:r w:rsidR="00805E24">
        <w:rPr>
          <w:lang w:val="en-GB"/>
        </w:rPr>
        <w:t>Each tree is trained using a separate bootstrap sample and a subset of characteristics to add variety and lessen overfitting</w:t>
      </w:r>
      <w:r w:rsidR="002B3FB1" w:rsidRPr="002B3FB1">
        <w:rPr>
          <w:lang w:val="en-GB"/>
        </w:rPr>
        <w:t>. For classification or regression problems, Random Forest utili</w:t>
      </w:r>
      <w:r w:rsidR="00154C7A">
        <w:rPr>
          <w:lang w:val="en-GB"/>
        </w:rPr>
        <w:t>s</w:t>
      </w:r>
      <w:r w:rsidR="002B3FB1" w:rsidRPr="002B3FB1">
        <w:rPr>
          <w:lang w:val="en-GB"/>
        </w:rPr>
        <w:t>es the majority vote or averaging of individual tree forecasts. It is renowned for its dependability, capacity for managing large-scale data, and feature importance estimation. Random Forest was chosen for its ability to handle complicated issues while avoiding overfitting and delivering insights about feature relevance.</w:t>
      </w:r>
      <w:r w:rsidR="00E43E6E">
        <w:rPr>
          <w:lang w:val="en-GB"/>
        </w:rPr>
        <w:t xml:space="preserve"> </w:t>
      </w:r>
      <w:r w:rsidR="00E43E6E" w:rsidRPr="00E43E6E">
        <w:rPr>
          <w:lang w:val="en-GB"/>
        </w:rPr>
        <w:t xml:space="preserve">Using both techniques, we can investigate various supervised learning strategies. </w:t>
      </w:r>
      <w:proofErr w:type="spellStart"/>
      <w:r w:rsidR="00E43E6E" w:rsidRPr="00E43E6E">
        <w:rPr>
          <w:lang w:val="en-GB"/>
        </w:rPr>
        <w:t>kNN</w:t>
      </w:r>
      <w:proofErr w:type="spellEnd"/>
      <w:r w:rsidR="00E43E6E" w:rsidRPr="00E43E6E">
        <w:rPr>
          <w:lang w:val="en-GB"/>
        </w:rPr>
        <w:t xml:space="preserve"> offers a simple and understandable approach, whereas Random Forest </w:t>
      </w:r>
      <w:r w:rsidR="00805E24">
        <w:rPr>
          <w:lang w:val="en-GB"/>
        </w:rPr>
        <w:t>uses</w:t>
      </w:r>
      <w:r w:rsidR="00E43E6E" w:rsidRPr="00E43E6E">
        <w:rPr>
          <w:lang w:val="en-GB"/>
        </w:rPr>
        <w:t xml:space="preserve"> the strength of ensemble learning. In terms of ease of use, adaptability, and performance, these methods complement and offer a more comprehensive approach to handling supervised learning problems.</w:t>
      </w:r>
    </w:p>
    <w:p w14:paraId="0B3BD5CD" w14:textId="7BBE7901" w:rsidR="0058417F" w:rsidRPr="00FE5873" w:rsidRDefault="0058417F" w:rsidP="00707E84">
      <w:pPr>
        <w:pStyle w:val="Heading2"/>
        <w:rPr>
          <w:lang w:val="en-GB"/>
        </w:rPr>
      </w:pPr>
      <w:bookmarkStart w:id="19" w:name="_Toc135581261"/>
      <w:r w:rsidRPr="00FE5873">
        <w:rPr>
          <w:lang w:val="en-GB"/>
        </w:rPr>
        <w:t>Hyperparameters</w:t>
      </w:r>
      <w:bookmarkEnd w:id="19"/>
    </w:p>
    <w:p w14:paraId="6AB31915" w14:textId="77777777" w:rsidR="0058417F" w:rsidRDefault="0058417F" w:rsidP="00B34424">
      <w:pPr>
        <w:rPr>
          <w:lang w:val="en-GB"/>
        </w:rPr>
      </w:pPr>
    </w:p>
    <w:p w14:paraId="6597908C" w14:textId="1020CB1F" w:rsidR="0031014D" w:rsidRPr="00F7100E" w:rsidRDefault="008C5CC9" w:rsidP="00B34424">
      <w:pPr>
        <w:rPr>
          <w:lang w:val="en-GB"/>
        </w:rPr>
      </w:pPr>
      <w:r w:rsidRPr="00F7100E">
        <w:rPr>
          <w:lang w:val="en-GB"/>
          <w14:ligatures w14:val="standardContextual"/>
        </w:rPr>
        <w:drawing>
          <wp:anchor distT="0" distB="0" distL="114300" distR="114300" simplePos="0" relativeHeight="251677696" behindDoc="1" locked="0" layoutInCell="1" allowOverlap="1" wp14:anchorId="7DA1AABC" wp14:editId="706EE2B8">
            <wp:simplePos x="0" y="0"/>
            <wp:positionH relativeFrom="margin">
              <wp:align>right</wp:align>
            </wp:positionH>
            <wp:positionV relativeFrom="paragraph">
              <wp:posOffset>1911667</wp:posOffset>
            </wp:positionV>
            <wp:extent cx="3257550" cy="2073910"/>
            <wp:effectExtent l="0" t="0" r="0" b="2540"/>
            <wp:wrapTight wrapText="bothSides">
              <wp:wrapPolygon edited="0">
                <wp:start x="0" y="0"/>
                <wp:lineTo x="0" y="21428"/>
                <wp:lineTo x="21474" y="21428"/>
                <wp:lineTo x="21474" y="0"/>
                <wp:lineTo x="0" y="0"/>
              </wp:wrapPolygon>
            </wp:wrapTight>
            <wp:docPr id="1894791109"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91109" name="Picture 20"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57550" cy="2073910"/>
                    </a:xfrm>
                    <a:prstGeom prst="rect">
                      <a:avLst/>
                    </a:prstGeom>
                  </pic:spPr>
                </pic:pic>
              </a:graphicData>
            </a:graphic>
            <wp14:sizeRelH relativeFrom="page">
              <wp14:pctWidth>0</wp14:pctWidth>
            </wp14:sizeRelH>
            <wp14:sizeRelV relativeFrom="page">
              <wp14:pctHeight>0</wp14:pctHeight>
            </wp14:sizeRelV>
          </wp:anchor>
        </w:drawing>
      </w:r>
      <w:r w:rsidRPr="00F7100E">
        <w:rPr>
          <w:lang w:val="en-GB"/>
          <w14:ligatures w14:val="standardContextual"/>
        </w:rPr>
        <w:drawing>
          <wp:anchor distT="0" distB="0" distL="114300" distR="114300" simplePos="0" relativeHeight="251676672" behindDoc="1" locked="0" layoutInCell="1" allowOverlap="1" wp14:anchorId="03FD2F58" wp14:editId="703F3C26">
            <wp:simplePos x="0" y="0"/>
            <wp:positionH relativeFrom="margin">
              <wp:align>left</wp:align>
            </wp:positionH>
            <wp:positionV relativeFrom="paragraph">
              <wp:posOffset>1907857</wp:posOffset>
            </wp:positionV>
            <wp:extent cx="2404745" cy="791210"/>
            <wp:effectExtent l="0" t="0" r="0" b="8890"/>
            <wp:wrapTight wrapText="bothSides">
              <wp:wrapPolygon edited="0">
                <wp:start x="0" y="0"/>
                <wp:lineTo x="0" y="21323"/>
                <wp:lineTo x="21389" y="21323"/>
                <wp:lineTo x="21389" y="0"/>
                <wp:lineTo x="0" y="0"/>
              </wp:wrapPolygon>
            </wp:wrapTight>
            <wp:docPr id="1879455749" name="Picture 22"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455749" name="Picture 22" descr="A picture containing text, font, screenshot, numb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04745" cy="791210"/>
                    </a:xfrm>
                    <a:prstGeom prst="rect">
                      <a:avLst/>
                    </a:prstGeom>
                  </pic:spPr>
                </pic:pic>
              </a:graphicData>
            </a:graphic>
            <wp14:sizeRelH relativeFrom="page">
              <wp14:pctWidth>0</wp14:pctWidth>
            </wp14:sizeRelH>
            <wp14:sizeRelV relativeFrom="page">
              <wp14:pctHeight>0</wp14:pctHeight>
            </wp14:sizeRelV>
          </wp:anchor>
        </w:drawing>
      </w:r>
      <w:r w:rsidR="004142F5" w:rsidRPr="00F7100E">
        <w:rPr>
          <w:lang w:val="en-GB"/>
        </w:rPr>
        <w:t xml:space="preserve">The hyperparameters of the supervised learning </w:t>
      </w:r>
      <w:r w:rsidR="00AA1820" w:rsidRPr="00F7100E">
        <w:rPr>
          <w:lang w:val="en-GB"/>
        </w:rPr>
        <w:t>algorithms are more specific to the algorithms</w:t>
      </w:r>
      <w:r w:rsidR="00427BC6">
        <w:rPr>
          <w:lang w:val="en-GB"/>
        </w:rPr>
        <w:t xml:space="preserve"> see table 2</w:t>
      </w:r>
      <w:r w:rsidR="00AA1820" w:rsidRPr="00F7100E">
        <w:rPr>
          <w:lang w:val="en-GB"/>
        </w:rPr>
        <w:t xml:space="preserve">. The </w:t>
      </w:r>
      <w:proofErr w:type="spellStart"/>
      <w:r w:rsidR="00AA1820" w:rsidRPr="00F7100E">
        <w:rPr>
          <w:lang w:val="en-GB"/>
        </w:rPr>
        <w:t>kNN</w:t>
      </w:r>
      <w:r w:rsidR="007B655B">
        <w:rPr>
          <w:lang w:val="en-GB"/>
        </w:rPr>
        <w:t>'</w:t>
      </w:r>
      <w:r w:rsidR="00AA1820" w:rsidRPr="00F7100E">
        <w:rPr>
          <w:lang w:val="en-GB"/>
        </w:rPr>
        <w:t>s</w:t>
      </w:r>
      <w:proofErr w:type="spellEnd"/>
      <w:r w:rsidR="00AA1820" w:rsidRPr="00F7100E">
        <w:rPr>
          <w:lang w:val="en-GB"/>
        </w:rPr>
        <w:t xml:space="preserve"> hyperparameter is k or the number of </w:t>
      </w:r>
      <w:r w:rsidR="001A0E2D" w:rsidRPr="00F7100E">
        <w:rPr>
          <w:lang w:val="en-GB"/>
        </w:rPr>
        <w:t>neighbours</w:t>
      </w:r>
      <w:r w:rsidR="00AA1820" w:rsidRPr="00F7100E">
        <w:rPr>
          <w:lang w:val="en-GB"/>
        </w:rPr>
        <w:t xml:space="preserve"> </w:t>
      </w:r>
      <w:r w:rsidR="001A0E2D" w:rsidRPr="00F7100E">
        <w:rPr>
          <w:lang w:val="en-GB"/>
        </w:rPr>
        <w:t>considered. In our case</w:t>
      </w:r>
      <w:r w:rsidR="00805E24">
        <w:rPr>
          <w:lang w:val="en-GB"/>
        </w:rPr>
        <w:t>,</w:t>
      </w:r>
      <w:r w:rsidR="001A0E2D" w:rsidRPr="00F7100E">
        <w:rPr>
          <w:lang w:val="en-GB"/>
        </w:rPr>
        <w:t xml:space="preserve"> k is equal to 5. </w:t>
      </w:r>
      <w:r w:rsidR="00B44476" w:rsidRPr="00F7100E">
        <w:rPr>
          <w:lang w:val="en-GB"/>
        </w:rPr>
        <w:t>The random forest has different parameters: n estimators, max</w:t>
      </w:r>
      <w:r w:rsidR="004F7D93" w:rsidRPr="00F7100E">
        <w:rPr>
          <w:lang w:val="en-GB"/>
        </w:rPr>
        <w:t xml:space="preserve"> features, max </w:t>
      </w:r>
      <w:proofErr w:type="gramStart"/>
      <w:r w:rsidR="004F7D93" w:rsidRPr="00F7100E">
        <w:rPr>
          <w:lang w:val="en-GB"/>
        </w:rPr>
        <w:t>depth</w:t>
      </w:r>
      <w:proofErr w:type="gramEnd"/>
      <w:r w:rsidR="004F7D93" w:rsidRPr="00F7100E">
        <w:rPr>
          <w:lang w:val="en-GB"/>
        </w:rPr>
        <w:t xml:space="preserve"> and min samples split. </w:t>
      </w:r>
      <w:r w:rsidR="00D61551" w:rsidRPr="00F7100E">
        <w:rPr>
          <w:lang w:val="en-GB"/>
        </w:rPr>
        <w:t xml:space="preserve">N estimators </w:t>
      </w:r>
      <w:r w:rsidR="00C301E9">
        <w:rPr>
          <w:lang w:val="en-GB"/>
        </w:rPr>
        <w:t>are</w:t>
      </w:r>
      <w:r w:rsidR="00D61551" w:rsidRPr="00F7100E">
        <w:rPr>
          <w:lang w:val="en-GB"/>
        </w:rPr>
        <w:t xml:space="preserve"> 1</w:t>
      </w:r>
      <w:r w:rsidR="00B906DA" w:rsidRPr="00F7100E">
        <w:rPr>
          <w:lang w:val="en-GB"/>
        </w:rPr>
        <w:t>0</w:t>
      </w:r>
      <w:r w:rsidR="00D61551" w:rsidRPr="00F7100E">
        <w:rPr>
          <w:lang w:val="en-GB"/>
        </w:rPr>
        <w:t xml:space="preserve"> number of trees</w:t>
      </w:r>
      <w:r w:rsidR="00C301E9">
        <w:rPr>
          <w:lang w:val="en-GB"/>
        </w:rPr>
        <w:t>; in this case,</w:t>
      </w:r>
      <w:r w:rsidR="00BC0F35" w:rsidRPr="00F7100E">
        <w:rPr>
          <w:lang w:val="en-GB"/>
        </w:rPr>
        <w:t xml:space="preserve"> the smallest sample split is 5. </w:t>
      </w:r>
      <w:r w:rsidR="00195416" w:rsidRPr="00F7100E">
        <w:rPr>
          <w:lang w:val="en-GB"/>
        </w:rPr>
        <w:t>However,</w:t>
      </w:r>
      <w:r w:rsidR="00BC0F35" w:rsidRPr="00F7100E">
        <w:rPr>
          <w:lang w:val="en-GB"/>
        </w:rPr>
        <w:t xml:space="preserve"> we did not set a maximum depth </w:t>
      </w:r>
      <w:r w:rsidR="00C301E9">
        <w:rPr>
          <w:lang w:val="en-GB"/>
        </w:rPr>
        <w:t>o</w:t>
      </w:r>
      <w:r w:rsidR="00BC0F35" w:rsidRPr="00F7100E">
        <w:rPr>
          <w:lang w:val="en-GB"/>
        </w:rPr>
        <w:t xml:space="preserve">r a maximum </w:t>
      </w:r>
      <w:proofErr w:type="gramStart"/>
      <w:r w:rsidR="00BC0F35" w:rsidRPr="00F7100E">
        <w:rPr>
          <w:lang w:val="en-GB"/>
        </w:rPr>
        <w:t>amount</w:t>
      </w:r>
      <w:proofErr w:type="gramEnd"/>
      <w:r w:rsidR="00BC0F35" w:rsidRPr="00F7100E">
        <w:rPr>
          <w:lang w:val="en-GB"/>
        </w:rPr>
        <w:t xml:space="preserve"> of feature</w:t>
      </w:r>
      <w:r w:rsidR="00C301E9">
        <w:rPr>
          <w:lang w:val="en-GB"/>
        </w:rPr>
        <w:t>s—l</w:t>
      </w:r>
      <w:r w:rsidR="00B906DA" w:rsidRPr="00F7100E">
        <w:rPr>
          <w:lang w:val="en-GB"/>
        </w:rPr>
        <w:t>astly</w:t>
      </w:r>
      <w:r w:rsidR="00C301E9">
        <w:rPr>
          <w:lang w:val="en-GB"/>
        </w:rPr>
        <w:t>,</w:t>
      </w:r>
      <w:r w:rsidR="00B906DA" w:rsidRPr="00F7100E">
        <w:rPr>
          <w:lang w:val="en-GB"/>
        </w:rPr>
        <w:t xml:space="preserve"> the neural network. </w:t>
      </w:r>
      <w:r w:rsidR="00C301E9">
        <w:rPr>
          <w:lang w:val="en-GB"/>
        </w:rPr>
        <w:t>We decided to go with 100 neurons in the hidden layers for the neural network</w:t>
      </w:r>
      <w:r w:rsidR="004C6798" w:rsidRPr="00F7100E">
        <w:rPr>
          <w:lang w:val="en-GB"/>
        </w:rPr>
        <w:t xml:space="preserve"> and to use </w:t>
      </w:r>
      <w:r w:rsidR="00BD2960" w:rsidRPr="00F7100E">
        <w:rPr>
          <w:lang w:val="en-GB"/>
        </w:rPr>
        <w:t>the rectified linear unit activation function</w:t>
      </w:r>
      <w:r w:rsidR="004A37B8" w:rsidRPr="00F7100E">
        <w:rPr>
          <w:lang w:val="en-GB"/>
        </w:rPr>
        <w:t xml:space="preserve"> as it held better results than </w:t>
      </w:r>
      <w:r w:rsidR="00195416" w:rsidRPr="00F7100E">
        <w:rPr>
          <w:lang w:val="en-GB"/>
        </w:rPr>
        <w:t>the hyperbolic tangent</w:t>
      </w:r>
      <w:r w:rsidR="00BD2960" w:rsidRPr="00F7100E">
        <w:rPr>
          <w:lang w:val="en-GB"/>
        </w:rPr>
        <w:t xml:space="preserve">. </w:t>
      </w:r>
      <w:r w:rsidR="009C01F2" w:rsidRPr="00F7100E">
        <w:rPr>
          <w:lang w:val="en-GB"/>
        </w:rPr>
        <w:t>Furthermore, the regulari</w:t>
      </w:r>
      <w:r w:rsidR="00154C7A">
        <w:rPr>
          <w:lang w:val="en-GB"/>
        </w:rPr>
        <w:t>s</w:t>
      </w:r>
      <w:r w:rsidR="009C01F2" w:rsidRPr="00F7100E">
        <w:rPr>
          <w:lang w:val="en-GB"/>
        </w:rPr>
        <w:t xml:space="preserve">ation is set </w:t>
      </w:r>
      <w:r w:rsidR="00C301E9">
        <w:rPr>
          <w:lang w:val="en-GB"/>
        </w:rPr>
        <w:t>at</w:t>
      </w:r>
      <w:r w:rsidR="009C01F2" w:rsidRPr="00F7100E">
        <w:rPr>
          <w:lang w:val="en-GB"/>
        </w:rPr>
        <w:t xml:space="preserve"> 0.0001 and the maximum </w:t>
      </w:r>
      <w:r w:rsidR="00377C04" w:rsidRPr="00F7100E">
        <w:rPr>
          <w:lang w:val="en-GB"/>
        </w:rPr>
        <w:t xml:space="preserve">number of iterations </w:t>
      </w:r>
      <w:r w:rsidR="00C301E9">
        <w:rPr>
          <w:lang w:val="en-GB"/>
        </w:rPr>
        <w:t>at</w:t>
      </w:r>
      <w:r w:rsidR="00C46D9B" w:rsidRPr="00F7100E">
        <w:rPr>
          <w:lang w:val="en-GB"/>
        </w:rPr>
        <w:t xml:space="preserve"> 200. </w:t>
      </w:r>
      <w:r w:rsidR="00407C8F" w:rsidRPr="00F7100E">
        <w:rPr>
          <w:lang w:val="en-GB"/>
        </w:rPr>
        <w:t>We also checked that the algorithms would be replicable.</w:t>
      </w:r>
      <w:r w:rsidR="00855964" w:rsidRPr="00F7100E">
        <w:rPr>
          <w:lang w:val="en-GB"/>
        </w:rPr>
        <w:t xml:space="preserve"> These parameters help optimi</w:t>
      </w:r>
      <w:r w:rsidR="00154C7A">
        <w:rPr>
          <w:lang w:val="en-GB"/>
        </w:rPr>
        <w:t>s</w:t>
      </w:r>
      <w:r w:rsidR="00855964" w:rsidRPr="00F7100E">
        <w:rPr>
          <w:lang w:val="en-GB"/>
        </w:rPr>
        <w:t>e the accuracy, complexity, fitting</w:t>
      </w:r>
      <w:r w:rsidR="00C301E9">
        <w:rPr>
          <w:lang w:val="en-GB"/>
        </w:rPr>
        <w:t>, and</w:t>
      </w:r>
      <w:r w:rsidR="00855964" w:rsidRPr="00F7100E">
        <w:rPr>
          <w:lang w:val="en-GB"/>
        </w:rPr>
        <w:t xml:space="preserve"> generali</w:t>
      </w:r>
      <w:r w:rsidR="00154C7A">
        <w:rPr>
          <w:lang w:val="en-GB"/>
        </w:rPr>
        <w:t>s</w:t>
      </w:r>
      <w:r w:rsidR="00855964" w:rsidRPr="00F7100E">
        <w:rPr>
          <w:lang w:val="en-GB"/>
        </w:rPr>
        <w:t>ation of the model.</w:t>
      </w:r>
    </w:p>
    <w:p w14:paraId="1E437094" w14:textId="148B093D" w:rsidR="0080318D" w:rsidRPr="00F7100E" w:rsidRDefault="008C5CC9" w:rsidP="00B34424">
      <w:pPr>
        <w:rPr>
          <w:lang w:val="en-GB"/>
        </w:rPr>
      </w:pPr>
      <w:r w:rsidRPr="00F7100E">
        <w:rPr>
          <w:lang w:val="en-GB"/>
        </w:rPr>
        <w:t>Figure 21</w:t>
      </w:r>
      <w:r w:rsidR="004238B1" w:rsidRPr="00F7100E">
        <w:rPr>
          <w:lang w:val="en-GB"/>
        </w:rPr>
        <w:t xml:space="preserve"> (left)</w:t>
      </w:r>
      <w:r w:rsidRPr="00F7100E">
        <w:rPr>
          <w:lang w:val="en-GB"/>
        </w:rPr>
        <w:t xml:space="preserve">: </w:t>
      </w:r>
      <w:r w:rsidR="004238B1" w:rsidRPr="00F7100E">
        <w:rPr>
          <w:lang w:val="en-GB"/>
        </w:rPr>
        <w:t>test on data-</w:t>
      </w:r>
      <w:proofErr w:type="gramStart"/>
      <w:r w:rsidR="004238B1" w:rsidRPr="00F7100E">
        <w:rPr>
          <w:lang w:val="en-GB"/>
        </w:rPr>
        <w:t>test</w:t>
      </w:r>
      <w:proofErr w:type="gramEnd"/>
    </w:p>
    <w:p w14:paraId="4DE0A429" w14:textId="573BA9CE" w:rsidR="004238B1" w:rsidRPr="00F7100E" w:rsidRDefault="004238B1" w:rsidP="00B34424">
      <w:pPr>
        <w:rPr>
          <w:lang w:val="en-GB"/>
        </w:rPr>
      </w:pPr>
      <w:r w:rsidRPr="00F7100E">
        <w:rPr>
          <w:lang w:val="en-GB"/>
        </w:rPr>
        <w:t>Figure 22 (right): cross</w:t>
      </w:r>
      <w:r w:rsidR="00C301E9">
        <w:rPr>
          <w:lang w:val="en-GB"/>
        </w:rPr>
        <w:t>-</w:t>
      </w:r>
      <w:r w:rsidRPr="00F7100E">
        <w:rPr>
          <w:lang w:val="en-GB"/>
        </w:rPr>
        <w:t>validation test</w:t>
      </w:r>
    </w:p>
    <w:p w14:paraId="2D0713D0" w14:textId="77777777" w:rsidR="004238B1" w:rsidRPr="00F7100E" w:rsidRDefault="004238B1" w:rsidP="00707E84">
      <w:pPr>
        <w:pStyle w:val="Heading2"/>
        <w:rPr>
          <w:lang w:val="en-GB"/>
        </w:rPr>
      </w:pPr>
    </w:p>
    <w:p w14:paraId="7DF87259" w14:textId="77777777" w:rsidR="00E37D00" w:rsidRPr="00F7100E" w:rsidRDefault="00E37D00" w:rsidP="00E37D00">
      <w:pPr>
        <w:rPr>
          <w:lang w:val="en-GB"/>
        </w:rPr>
      </w:pPr>
    </w:p>
    <w:p w14:paraId="3F89AFE4" w14:textId="106272B1" w:rsidR="00E37D00" w:rsidRPr="00F7100E" w:rsidRDefault="00E37D00" w:rsidP="00E37D00">
      <w:pPr>
        <w:rPr>
          <w:lang w:val="en-GB"/>
        </w:rPr>
      </w:pPr>
      <w:r w:rsidRPr="00F7100E">
        <w:rPr>
          <w:lang w:val="en-GB"/>
        </w:rPr>
        <w:lastRenderedPageBreak/>
        <w:t xml:space="preserve">We can see in figure 21 that the </w:t>
      </w:r>
      <w:r w:rsidR="00411994" w:rsidRPr="00F7100E">
        <w:rPr>
          <w:lang w:val="en-GB"/>
        </w:rPr>
        <w:t>three-learning</w:t>
      </w:r>
      <w:r w:rsidRPr="00F7100E">
        <w:rPr>
          <w:lang w:val="en-GB"/>
        </w:rPr>
        <w:t xml:space="preserve"> algorithm show</w:t>
      </w:r>
      <w:r w:rsidR="00C301E9">
        <w:rPr>
          <w:lang w:val="en-GB"/>
        </w:rPr>
        <w:t>s</w:t>
      </w:r>
      <w:r w:rsidRPr="00F7100E">
        <w:rPr>
          <w:lang w:val="en-GB"/>
        </w:rPr>
        <w:t xml:space="preserve"> </w:t>
      </w:r>
      <w:r w:rsidR="00C301E9">
        <w:rPr>
          <w:lang w:val="en-GB"/>
        </w:rPr>
        <w:t>excellen</w:t>
      </w:r>
      <w:r w:rsidRPr="00F7100E">
        <w:rPr>
          <w:lang w:val="en-GB"/>
        </w:rPr>
        <w:t xml:space="preserve">t results </w:t>
      </w:r>
      <w:r w:rsidR="00BA3EB9" w:rsidRPr="00F7100E">
        <w:rPr>
          <w:lang w:val="en-GB"/>
        </w:rPr>
        <w:t xml:space="preserve">with first place winner </w:t>
      </w:r>
      <w:r w:rsidR="00C301E9">
        <w:rPr>
          <w:lang w:val="en-GB"/>
        </w:rPr>
        <w:t xml:space="preserve">in </w:t>
      </w:r>
      <w:r w:rsidR="00BA3EB9" w:rsidRPr="00F7100E">
        <w:rPr>
          <w:lang w:val="en-GB"/>
        </w:rPr>
        <w:t xml:space="preserve">the random forest. </w:t>
      </w:r>
      <w:r w:rsidR="00411994" w:rsidRPr="00F7100E">
        <w:rPr>
          <w:lang w:val="en-GB"/>
        </w:rPr>
        <w:t>However, in figure 22 we can see that the cross</w:t>
      </w:r>
      <w:r w:rsidR="00C301E9">
        <w:rPr>
          <w:lang w:val="en-GB"/>
        </w:rPr>
        <w:t>-</w:t>
      </w:r>
      <w:r w:rsidR="00411994" w:rsidRPr="00F7100E">
        <w:rPr>
          <w:lang w:val="en-GB"/>
        </w:rPr>
        <w:t xml:space="preserve">usage of the </w:t>
      </w:r>
      <w:proofErr w:type="spellStart"/>
      <w:r w:rsidR="00411994" w:rsidRPr="00F7100E">
        <w:rPr>
          <w:lang w:val="en-GB"/>
        </w:rPr>
        <w:t>kNN</w:t>
      </w:r>
      <w:proofErr w:type="spellEnd"/>
      <w:r w:rsidR="00411994" w:rsidRPr="00F7100E">
        <w:rPr>
          <w:lang w:val="en-GB"/>
        </w:rPr>
        <w:t xml:space="preserve"> and the neural network algorithm holds </w:t>
      </w:r>
      <w:r w:rsidR="002F4EAC" w:rsidRPr="00F7100E">
        <w:rPr>
          <w:lang w:val="en-GB"/>
        </w:rPr>
        <w:t>the best cross</w:t>
      </w:r>
      <w:r w:rsidR="00C301E9">
        <w:rPr>
          <w:lang w:val="en-GB"/>
        </w:rPr>
        <w:t>-</w:t>
      </w:r>
      <w:r w:rsidR="002F4EAC" w:rsidRPr="00F7100E">
        <w:rPr>
          <w:lang w:val="en-GB"/>
        </w:rPr>
        <w:t xml:space="preserve">validation results. </w:t>
      </w:r>
      <w:r w:rsidR="009333AC" w:rsidRPr="00F7100E">
        <w:rPr>
          <w:lang w:val="en-GB"/>
        </w:rPr>
        <w:t xml:space="preserve">These two </w:t>
      </w:r>
      <w:r w:rsidR="00663ECC" w:rsidRPr="00F7100E">
        <w:rPr>
          <w:lang w:val="en-GB"/>
        </w:rPr>
        <w:t>results explain our choice of algorithms.</w:t>
      </w:r>
      <w:r w:rsidR="00BB00D3">
        <w:rPr>
          <w:lang w:val="en-GB"/>
        </w:rPr>
        <w:t xml:space="preserve"> Lastly, we decided to add 30% of our data to the </w:t>
      </w:r>
      <w:r w:rsidR="007B7929">
        <w:rPr>
          <w:lang w:val="en-GB"/>
        </w:rPr>
        <w:t xml:space="preserve">test sample </w:t>
      </w:r>
      <w:r w:rsidR="003B2162">
        <w:rPr>
          <w:lang w:val="en-GB"/>
        </w:rPr>
        <w:t>or 72 instances</w:t>
      </w:r>
      <w:r w:rsidR="009E567C">
        <w:rPr>
          <w:lang w:val="en-GB"/>
        </w:rPr>
        <w:t xml:space="preserve"> (31 non-fire events and 41 fire events</w:t>
      </w:r>
      <w:r w:rsidR="00BD603B">
        <w:rPr>
          <w:lang w:val="en-GB"/>
        </w:rPr>
        <w:t xml:space="preserve"> or</w:t>
      </w:r>
      <w:r w:rsidR="00C301E9">
        <w:rPr>
          <w:lang w:val="en-GB"/>
        </w:rPr>
        <w:t>,</w:t>
      </w:r>
      <w:r w:rsidR="00BD603B">
        <w:rPr>
          <w:lang w:val="en-GB"/>
        </w:rPr>
        <w:t xml:space="preserve"> respectively 43 and 57%</w:t>
      </w:r>
      <w:r w:rsidR="009E567C">
        <w:rPr>
          <w:lang w:val="en-GB"/>
        </w:rPr>
        <w:t>)</w:t>
      </w:r>
      <w:r w:rsidR="003B2162">
        <w:rPr>
          <w:lang w:val="en-GB"/>
        </w:rPr>
        <w:t>.</w:t>
      </w:r>
      <w:r w:rsidR="00B80193">
        <w:rPr>
          <w:lang w:val="en-GB"/>
        </w:rPr>
        <w:t xml:space="preserve"> The training data set held 70% or 171 instances</w:t>
      </w:r>
      <w:r w:rsidR="000E1B01">
        <w:rPr>
          <w:lang w:val="en-GB"/>
        </w:rPr>
        <w:t xml:space="preserve"> (75 non-fire events and 96 fire events</w:t>
      </w:r>
      <w:r w:rsidR="00C301E9">
        <w:rPr>
          <w:lang w:val="en-GB"/>
        </w:rPr>
        <w:t>,</w:t>
      </w:r>
      <w:r w:rsidR="00486067">
        <w:rPr>
          <w:lang w:val="en-GB"/>
        </w:rPr>
        <w:t xml:space="preserve"> respectively 44 and 56%</w:t>
      </w:r>
      <w:r w:rsidR="000E1B01">
        <w:rPr>
          <w:lang w:val="en-GB"/>
        </w:rPr>
        <w:t>)</w:t>
      </w:r>
      <w:r w:rsidR="00B80193">
        <w:rPr>
          <w:lang w:val="en-GB"/>
        </w:rPr>
        <w:t xml:space="preserve">. </w:t>
      </w:r>
    </w:p>
    <w:tbl>
      <w:tblPr>
        <w:tblStyle w:val="TableGrid"/>
        <w:tblW w:w="0" w:type="auto"/>
        <w:tblLook w:val="04A0" w:firstRow="1" w:lastRow="0" w:firstColumn="1" w:lastColumn="0" w:noHBand="0" w:noVBand="1"/>
      </w:tblPr>
      <w:tblGrid>
        <w:gridCol w:w="3040"/>
        <w:gridCol w:w="3305"/>
        <w:gridCol w:w="2671"/>
      </w:tblGrid>
      <w:tr w:rsidR="00E23A70" w14:paraId="166F064E" w14:textId="609C2722" w:rsidTr="00E23A70">
        <w:tc>
          <w:tcPr>
            <w:tcW w:w="3040" w:type="dxa"/>
          </w:tcPr>
          <w:p w14:paraId="73855656" w14:textId="639B3729" w:rsidR="00E23A70" w:rsidRPr="006A0D01" w:rsidRDefault="00E23A70" w:rsidP="00E37D00">
            <w:pPr>
              <w:rPr>
                <w:b/>
                <w:bCs/>
                <w:lang w:val="en-GB"/>
              </w:rPr>
            </w:pPr>
            <w:r w:rsidRPr="006A0D01">
              <w:rPr>
                <w:b/>
                <w:bCs/>
                <w:lang w:val="en-GB"/>
              </w:rPr>
              <w:t>Learning algorithm</w:t>
            </w:r>
          </w:p>
        </w:tc>
        <w:tc>
          <w:tcPr>
            <w:tcW w:w="3305" w:type="dxa"/>
          </w:tcPr>
          <w:p w14:paraId="5D4E0DA9" w14:textId="0273E410" w:rsidR="00E23A70" w:rsidRPr="006A0D01" w:rsidRDefault="00E23A70" w:rsidP="00E37D00">
            <w:pPr>
              <w:rPr>
                <w:b/>
                <w:bCs/>
                <w:lang w:val="en-GB"/>
              </w:rPr>
            </w:pPr>
            <w:r w:rsidRPr="006A0D01">
              <w:rPr>
                <w:b/>
                <w:bCs/>
                <w:lang w:val="en-GB"/>
              </w:rPr>
              <w:t>Hyperparameter</w:t>
            </w:r>
          </w:p>
        </w:tc>
        <w:tc>
          <w:tcPr>
            <w:tcW w:w="2671" w:type="dxa"/>
          </w:tcPr>
          <w:p w14:paraId="61962368" w14:textId="644C5B2F" w:rsidR="00E23A70" w:rsidRPr="006A0D01" w:rsidRDefault="00E23A70" w:rsidP="00E37D00">
            <w:pPr>
              <w:rPr>
                <w:b/>
                <w:bCs/>
                <w:lang w:val="en-GB"/>
              </w:rPr>
            </w:pPr>
            <w:r w:rsidRPr="006A0D01">
              <w:rPr>
                <w:b/>
                <w:bCs/>
                <w:lang w:val="en-GB"/>
              </w:rPr>
              <w:t>Value</w:t>
            </w:r>
          </w:p>
        </w:tc>
      </w:tr>
      <w:tr w:rsidR="00E23A70" w14:paraId="0140B18F" w14:textId="720B1662" w:rsidTr="00E23A70">
        <w:tc>
          <w:tcPr>
            <w:tcW w:w="3040" w:type="dxa"/>
          </w:tcPr>
          <w:p w14:paraId="3C51A61E" w14:textId="14C1496B" w:rsidR="00E23A70" w:rsidRDefault="00E23A70" w:rsidP="00E37D00">
            <w:pPr>
              <w:rPr>
                <w:lang w:val="en-GB"/>
              </w:rPr>
            </w:pPr>
            <w:proofErr w:type="spellStart"/>
            <w:r>
              <w:rPr>
                <w:lang w:val="en-GB"/>
              </w:rPr>
              <w:t>kNN</w:t>
            </w:r>
            <w:proofErr w:type="spellEnd"/>
          </w:p>
        </w:tc>
        <w:tc>
          <w:tcPr>
            <w:tcW w:w="3305" w:type="dxa"/>
          </w:tcPr>
          <w:p w14:paraId="235EA730" w14:textId="750152CC" w:rsidR="00E23A70" w:rsidRDefault="00E23A70" w:rsidP="00E37D00">
            <w:pPr>
              <w:rPr>
                <w:lang w:val="en-GB"/>
              </w:rPr>
            </w:pPr>
            <w:r>
              <w:rPr>
                <w:lang w:val="en-GB"/>
              </w:rPr>
              <w:t xml:space="preserve">k/number of </w:t>
            </w:r>
            <w:proofErr w:type="gramStart"/>
            <w:r>
              <w:rPr>
                <w:lang w:val="en-GB"/>
              </w:rPr>
              <w:t>neighbour</w:t>
            </w:r>
            <w:proofErr w:type="gramEnd"/>
          </w:p>
        </w:tc>
        <w:tc>
          <w:tcPr>
            <w:tcW w:w="2671" w:type="dxa"/>
          </w:tcPr>
          <w:p w14:paraId="2E66AE54" w14:textId="6053134E" w:rsidR="00E23A70" w:rsidRDefault="00E23A70" w:rsidP="00E37D00">
            <w:pPr>
              <w:rPr>
                <w:lang w:val="en-GB"/>
              </w:rPr>
            </w:pPr>
            <w:r>
              <w:rPr>
                <w:lang w:val="en-GB"/>
              </w:rPr>
              <w:t>5</w:t>
            </w:r>
          </w:p>
        </w:tc>
      </w:tr>
      <w:tr w:rsidR="00E23A70" w14:paraId="2B9591B7" w14:textId="526495D3" w:rsidTr="00E23A70">
        <w:tc>
          <w:tcPr>
            <w:tcW w:w="3040" w:type="dxa"/>
          </w:tcPr>
          <w:p w14:paraId="29E87B9D" w14:textId="59121B38" w:rsidR="00E23A70" w:rsidRDefault="00F15F5D" w:rsidP="00E37D00">
            <w:pPr>
              <w:rPr>
                <w:lang w:val="en-GB"/>
              </w:rPr>
            </w:pPr>
            <w:r>
              <w:rPr>
                <w:lang w:val="en-GB"/>
              </w:rPr>
              <w:t>Random forest</w:t>
            </w:r>
          </w:p>
        </w:tc>
        <w:tc>
          <w:tcPr>
            <w:tcW w:w="3305" w:type="dxa"/>
          </w:tcPr>
          <w:p w14:paraId="56DB0682" w14:textId="3B594787" w:rsidR="00E23A70" w:rsidRDefault="00F15F5D" w:rsidP="00E37D00">
            <w:pPr>
              <w:rPr>
                <w:lang w:val="en-GB"/>
              </w:rPr>
            </w:pPr>
            <w:r>
              <w:rPr>
                <w:lang w:val="en-GB"/>
              </w:rPr>
              <w:t>N estimator</w:t>
            </w:r>
          </w:p>
        </w:tc>
        <w:tc>
          <w:tcPr>
            <w:tcW w:w="2671" w:type="dxa"/>
          </w:tcPr>
          <w:p w14:paraId="77D499DD" w14:textId="595E61E7" w:rsidR="00E23A70" w:rsidRDefault="00F15F5D" w:rsidP="00E37D00">
            <w:pPr>
              <w:rPr>
                <w:lang w:val="en-GB"/>
              </w:rPr>
            </w:pPr>
            <w:r>
              <w:rPr>
                <w:lang w:val="en-GB"/>
              </w:rPr>
              <w:t>10</w:t>
            </w:r>
          </w:p>
        </w:tc>
      </w:tr>
      <w:tr w:rsidR="00E23A70" w14:paraId="4D6B8785" w14:textId="40991BF2" w:rsidTr="00E23A70">
        <w:tc>
          <w:tcPr>
            <w:tcW w:w="3040" w:type="dxa"/>
          </w:tcPr>
          <w:p w14:paraId="2403EB9B" w14:textId="77777777" w:rsidR="00E23A70" w:rsidRDefault="00E23A70" w:rsidP="00E37D00">
            <w:pPr>
              <w:rPr>
                <w:lang w:val="en-GB"/>
              </w:rPr>
            </w:pPr>
          </w:p>
        </w:tc>
        <w:tc>
          <w:tcPr>
            <w:tcW w:w="3305" w:type="dxa"/>
          </w:tcPr>
          <w:p w14:paraId="45724FC8" w14:textId="27E3D9F9" w:rsidR="00E23A70" w:rsidRDefault="00F15F5D" w:rsidP="00E37D00">
            <w:pPr>
              <w:rPr>
                <w:lang w:val="en-GB"/>
              </w:rPr>
            </w:pPr>
            <w:r>
              <w:rPr>
                <w:lang w:val="en-GB"/>
              </w:rPr>
              <w:t>Smallest sample split</w:t>
            </w:r>
          </w:p>
        </w:tc>
        <w:tc>
          <w:tcPr>
            <w:tcW w:w="2671" w:type="dxa"/>
          </w:tcPr>
          <w:p w14:paraId="4CD1EF4D" w14:textId="6B2DF315" w:rsidR="00E23A70" w:rsidRDefault="00F15F5D" w:rsidP="00E37D00">
            <w:pPr>
              <w:rPr>
                <w:lang w:val="en-GB"/>
              </w:rPr>
            </w:pPr>
            <w:r>
              <w:rPr>
                <w:lang w:val="en-GB"/>
              </w:rPr>
              <w:t>5</w:t>
            </w:r>
          </w:p>
        </w:tc>
      </w:tr>
      <w:tr w:rsidR="00E23A70" w14:paraId="2E4B848F" w14:textId="76734A43" w:rsidTr="00E23A70">
        <w:tc>
          <w:tcPr>
            <w:tcW w:w="3040" w:type="dxa"/>
          </w:tcPr>
          <w:p w14:paraId="313AC751" w14:textId="0B3A891C" w:rsidR="00E23A70" w:rsidRDefault="00F15F5D" w:rsidP="00E37D00">
            <w:pPr>
              <w:rPr>
                <w:lang w:val="en-GB"/>
              </w:rPr>
            </w:pPr>
            <w:r>
              <w:rPr>
                <w:lang w:val="en-GB"/>
              </w:rPr>
              <w:t>Neural network</w:t>
            </w:r>
          </w:p>
        </w:tc>
        <w:tc>
          <w:tcPr>
            <w:tcW w:w="3305" w:type="dxa"/>
          </w:tcPr>
          <w:p w14:paraId="36FD4BA3" w14:textId="0C9AB210" w:rsidR="00E23A70" w:rsidRDefault="005475ED" w:rsidP="00E37D00">
            <w:pPr>
              <w:rPr>
                <w:lang w:val="en-GB"/>
              </w:rPr>
            </w:pPr>
            <w:r>
              <w:rPr>
                <w:lang w:val="en-GB"/>
              </w:rPr>
              <w:t>Neurons in hidden layer</w:t>
            </w:r>
          </w:p>
        </w:tc>
        <w:tc>
          <w:tcPr>
            <w:tcW w:w="2671" w:type="dxa"/>
          </w:tcPr>
          <w:p w14:paraId="3FF4D9CF" w14:textId="0F950C18" w:rsidR="00E23A70" w:rsidRDefault="005475ED" w:rsidP="00E37D00">
            <w:pPr>
              <w:rPr>
                <w:lang w:val="en-GB"/>
              </w:rPr>
            </w:pPr>
            <w:r>
              <w:rPr>
                <w:lang w:val="en-GB"/>
              </w:rPr>
              <w:t>100</w:t>
            </w:r>
          </w:p>
        </w:tc>
      </w:tr>
      <w:tr w:rsidR="00F15F5D" w14:paraId="493CA1AF" w14:textId="77777777" w:rsidTr="00E23A70">
        <w:tc>
          <w:tcPr>
            <w:tcW w:w="3040" w:type="dxa"/>
          </w:tcPr>
          <w:p w14:paraId="0FDECB6C" w14:textId="77777777" w:rsidR="00F15F5D" w:rsidRDefault="00F15F5D" w:rsidP="00E37D00">
            <w:pPr>
              <w:rPr>
                <w:lang w:val="en-GB"/>
              </w:rPr>
            </w:pPr>
          </w:p>
        </w:tc>
        <w:tc>
          <w:tcPr>
            <w:tcW w:w="3305" w:type="dxa"/>
          </w:tcPr>
          <w:p w14:paraId="712EB87C" w14:textId="62255665" w:rsidR="00F15F5D" w:rsidRDefault="005475ED" w:rsidP="00E37D00">
            <w:pPr>
              <w:rPr>
                <w:lang w:val="en-GB"/>
              </w:rPr>
            </w:pPr>
            <w:r>
              <w:rPr>
                <w:lang w:val="en-GB"/>
              </w:rPr>
              <w:t>Activation function</w:t>
            </w:r>
          </w:p>
        </w:tc>
        <w:tc>
          <w:tcPr>
            <w:tcW w:w="2671" w:type="dxa"/>
          </w:tcPr>
          <w:p w14:paraId="28686D7A" w14:textId="2ABB8EB8" w:rsidR="00F15F5D" w:rsidRDefault="00BF3E1D" w:rsidP="00E37D00">
            <w:pPr>
              <w:rPr>
                <w:lang w:val="en-GB"/>
              </w:rPr>
            </w:pPr>
            <w:proofErr w:type="spellStart"/>
            <w:r>
              <w:rPr>
                <w:lang w:val="en-GB"/>
              </w:rPr>
              <w:t>ReLu</w:t>
            </w:r>
            <w:proofErr w:type="spellEnd"/>
          </w:p>
        </w:tc>
      </w:tr>
      <w:tr w:rsidR="00F15F5D" w14:paraId="0E5B84EB" w14:textId="77777777" w:rsidTr="00E23A70">
        <w:tc>
          <w:tcPr>
            <w:tcW w:w="3040" w:type="dxa"/>
          </w:tcPr>
          <w:p w14:paraId="5E3890B6" w14:textId="26A98437" w:rsidR="00F15F5D" w:rsidRDefault="00F15F5D" w:rsidP="00E37D00">
            <w:pPr>
              <w:rPr>
                <w:lang w:val="en-GB"/>
              </w:rPr>
            </w:pPr>
          </w:p>
        </w:tc>
        <w:tc>
          <w:tcPr>
            <w:tcW w:w="3305" w:type="dxa"/>
          </w:tcPr>
          <w:p w14:paraId="3B1479C6" w14:textId="346DDBAC" w:rsidR="00F15F5D" w:rsidRDefault="00BF3E1D" w:rsidP="00E37D00">
            <w:pPr>
              <w:rPr>
                <w:lang w:val="en-GB"/>
              </w:rPr>
            </w:pPr>
            <w:r>
              <w:rPr>
                <w:lang w:val="en-GB"/>
              </w:rPr>
              <w:t>Regulari</w:t>
            </w:r>
            <w:r w:rsidR="00154C7A">
              <w:rPr>
                <w:lang w:val="en-GB"/>
              </w:rPr>
              <w:t>s</w:t>
            </w:r>
            <w:r>
              <w:rPr>
                <w:lang w:val="en-GB"/>
              </w:rPr>
              <w:t xml:space="preserve">ation </w:t>
            </w:r>
          </w:p>
        </w:tc>
        <w:tc>
          <w:tcPr>
            <w:tcW w:w="2671" w:type="dxa"/>
          </w:tcPr>
          <w:p w14:paraId="1B906ABD" w14:textId="5DE5DA32" w:rsidR="00F15F5D" w:rsidRDefault="00BF3E1D" w:rsidP="00E37D00">
            <w:pPr>
              <w:rPr>
                <w:lang w:val="en-GB"/>
              </w:rPr>
            </w:pPr>
            <w:r>
              <w:rPr>
                <w:lang w:val="en-GB"/>
              </w:rPr>
              <w:t>0.0001</w:t>
            </w:r>
          </w:p>
        </w:tc>
      </w:tr>
      <w:tr w:rsidR="00BF3E1D" w14:paraId="59390FD1" w14:textId="77777777" w:rsidTr="00E23A70">
        <w:tc>
          <w:tcPr>
            <w:tcW w:w="3040" w:type="dxa"/>
          </w:tcPr>
          <w:p w14:paraId="5B286652" w14:textId="77777777" w:rsidR="00BF3E1D" w:rsidRDefault="00BF3E1D" w:rsidP="00E37D00">
            <w:pPr>
              <w:rPr>
                <w:lang w:val="en-GB"/>
              </w:rPr>
            </w:pPr>
          </w:p>
        </w:tc>
        <w:tc>
          <w:tcPr>
            <w:tcW w:w="3305" w:type="dxa"/>
          </w:tcPr>
          <w:p w14:paraId="37EA3560" w14:textId="5EF5D6CA" w:rsidR="00BF3E1D" w:rsidRDefault="00BF3E1D" w:rsidP="00E37D00">
            <w:pPr>
              <w:rPr>
                <w:lang w:val="en-GB"/>
              </w:rPr>
            </w:pPr>
            <w:r>
              <w:rPr>
                <w:lang w:val="en-GB"/>
              </w:rPr>
              <w:t xml:space="preserve">Max number of </w:t>
            </w:r>
            <w:proofErr w:type="gramStart"/>
            <w:r>
              <w:rPr>
                <w:lang w:val="en-GB"/>
              </w:rPr>
              <w:t>iteration</w:t>
            </w:r>
            <w:proofErr w:type="gramEnd"/>
          </w:p>
        </w:tc>
        <w:tc>
          <w:tcPr>
            <w:tcW w:w="2671" w:type="dxa"/>
          </w:tcPr>
          <w:p w14:paraId="2F0E78B2" w14:textId="3135514A" w:rsidR="00BF3E1D" w:rsidRDefault="00BF3E1D" w:rsidP="00E37D00">
            <w:pPr>
              <w:rPr>
                <w:lang w:val="en-GB"/>
              </w:rPr>
            </w:pPr>
            <w:r>
              <w:rPr>
                <w:lang w:val="en-GB"/>
              </w:rPr>
              <w:t>200</w:t>
            </w:r>
          </w:p>
        </w:tc>
      </w:tr>
    </w:tbl>
    <w:p w14:paraId="1E5906E5" w14:textId="1D660026" w:rsidR="00E37D00" w:rsidRDefault="00427BC6" w:rsidP="00E37D00">
      <w:pPr>
        <w:rPr>
          <w:lang w:val="en-GB"/>
        </w:rPr>
      </w:pPr>
      <w:r>
        <w:rPr>
          <w:lang w:val="en-GB"/>
        </w:rPr>
        <w:t xml:space="preserve">Table 2: Hyperparameters </w:t>
      </w:r>
      <w:proofErr w:type="gramStart"/>
      <w:r>
        <w:rPr>
          <w:lang w:val="en-GB"/>
        </w:rPr>
        <w:t>applied</w:t>
      </w:r>
      <w:proofErr w:type="gramEnd"/>
    </w:p>
    <w:p w14:paraId="1E1C1934" w14:textId="77777777" w:rsidR="001347FE" w:rsidRDefault="001347FE" w:rsidP="00E37D00">
      <w:pPr>
        <w:rPr>
          <w:lang w:val="en-GB"/>
        </w:rPr>
      </w:pPr>
    </w:p>
    <w:p w14:paraId="0D6E536E" w14:textId="77777777" w:rsidR="00325997" w:rsidRDefault="00325997" w:rsidP="00E37D00">
      <w:pPr>
        <w:rPr>
          <w:lang w:val="en-GB"/>
        </w:rPr>
      </w:pPr>
    </w:p>
    <w:p w14:paraId="38BF9405" w14:textId="77777777" w:rsidR="00325997" w:rsidRDefault="00325997" w:rsidP="00E37D00">
      <w:pPr>
        <w:rPr>
          <w:lang w:val="en-GB"/>
        </w:rPr>
      </w:pPr>
    </w:p>
    <w:p w14:paraId="5D5974C3" w14:textId="77777777" w:rsidR="00325997" w:rsidRDefault="00325997" w:rsidP="00E37D00">
      <w:pPr>
        <w:rPr>
          <w:lang w:val="en-GB"/>
        </w:rPr>
      </w:pPr>
    </w:p>
    <w:p w14:paraId="1ECCAB68" w14:textId="77777777" w:rsidR="00325997" w:rsidRPr="00F7100E" w:rsidRDefault="00325997" w:rsidP="00E37D00">
      <w:pPr>
        <w:rPr>
          <w:lang w:val="en-GB"/>
        </w:rPr>
      </w:pPr>
    </w:p>
    <w:p w14:paraId="72F08A17" w14:textId="742BEE96" w:rsidR="0058417F" w:rsidRPr="00F7100E" w:rsidRDefault="00C15F89" w:rsidP="00707E84">
      <w:pPr>
        <w:pStyle w:val="Heading2"/>
        <w:rPr>
          <w:lang w:val="en-GB"/>
        </w:rPr>
      </w:pPr>
      <w:bookmarkStart w:id="20" w:name="_Toc135581262"/>
      <w:r w:rsidRPr="00F7100E">
        <w:rPr>
          <w:lang w:val="en-GB"/>
        </w:rPr>
        <w:t>Confusion matrix</w:t>
      </w:r>
      <w:bookmarkEnd w:id="20"/>
    </w:p>
    <w:p w14:paraId="4CA6290E" w14:textId="7807E641" w:rsidR="00C15F89" w:rsidRPr="00F7100E" w:rsidRDefault="009D1B47" w:rsidP="00B34424">
      <w:pPr>
        <w:rPr>
          <w:lang w:val="en-GB"/>
        </w:rPr>
      </w:pPr>
      <w:r w:rsidRPr="00F7100E">
        <w:rPr>
          <w:lang w:val="en-GB"/>
          <w14:ligatures w14:val="standardContextual"/>
        </w:rPr>
        <w:drawing>
          <wp:anchor distT="0" distB="0" distL="114300" distR="114300" simplePos="0" relativeHeight="251678720" behindDoc="1" locked="0" layoutInCell="1" allowOverlap="1" wp14:anchorId="0637961C" wp14:editId="630A8B12">
            <wp:simplePos x="0" y="0"/>
            <wp:positionH relativeFrom="margin">
              <wp:posOffset>1842770</wp:posOffset>
            </wp:positionH>
            <wp:positionV relativeFrom="paragraph">
              <wp:posOffset>166688</wp:posOffset>
            </wp:positionV>
            <wp:extent cx="1928495" cy="1060450"/>
            <wp:effectExtent l="0" t="0" r="0" b="6350"/>
            <wp:wrapTight wrapText="bothSides">
              <wp:wrapPolygon edited="0">
                <wp:start x="0" y="0"/>
                <wp:lineTo x="0" y="21341"/>
                <wp:lineTo x="21337" y="21341"/>
                <wp:lineTo x="21337" y="0"/>
                <wp:lineTo x="0" y="0"/>
              </wp:wrapPolygon>
            </wp:wrapTight>
            <wp:docPr id="1498424164" name="Picture 19"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424164" name="Picture 19" descr="A screenshot of a graph&#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8495" cy="1060450"/>
                    </a:xfrm>
                    <a:prstGeom prst="rect">
                      <a:avLst/>
                    </a:prstGeom>
                  </pic:spPr>
                </pic:pic>
              </a:graphicData>
            </a:graphic>
            <wp14:sizeRelH relativeFrom="page">
              <wp14:pctWidth>0</wp14:pctWidth>
            </wp14:sizeRelH>
            <wp14:sizeRelV relativeFrom="page">
              <wp14:pctHeight>0</wp14:pctHeight>
            </wp14:sizeRelV>
          </wp:anchor>
        </w:drawing>
      </w:r>
      <w:r w:rsidRPr="00F7100E">
        <w:rPr>
          <w:lang w:val="en-GB"/>
          <w14:ligatures w14:val="standardContextual"/>
        </w:rPr>
        <w:drawing>
          <wp:anchor distT="0" distB="0" distL="114300" distR="114300" simplePos="0" relativeHeight="251680768" behindDoc="1" locked="0" layoutInCell="1" allowOverlap="1" wp14:anchorId="5C00C70B" wp14:editId="2F01C91B">
            <wp:simplePos x="0" y="0"/>
            <wp:positionH relativeFrom="margin">
              <wp:align>right</wp:align>
            </wp:positionH>
            <wp:positionV relativeFrom="paragraph">
              <wp:posOffset>228282</wp:posOffset>
            </wp:positionV>
            <wp:extent cx="1806575" cy="937895"/>
            <wp:effectExtent l="0" t="0" r="3175" b="0"/>
            <wp:wrapTight wrapText="bothSides">
              <wp:wrapPolygon edited="0">
                <wp:start x="0" y="0"/>
                <wp:lineTo x="0" y="21059"/>
                <wp:lineTo x="21410" y="21059"/>
                <wp:lineTo x="21410" y="0"/>
                <wp:lineTo x="0" y="0"/>
              </wp:wrapPolygon>
            </wp:wrapTight>
            <wp:docPr id="2081842328" name="Picture 18"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42328" name="Picture 18" descr="A screenshot of a graph&#10;&#10;Description automatically generated with low confidenc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6575" cy="937895"/>
                    </a:xfrm>
                    <a:prstGeom prst="rect">
                      <a:avLst/>
                    </a:prstGeom>
                  </pic:spPr>
                </pic:pic>
              </a:graphicData>
            </a:graphic>
            <wp14:sizeRelH relativeFrom="page">
              <wp14:pctWidth>0</wp14:pctWidth>
            </wp14:sizeRelH>
            <wp14:sizeRelV relativeFrom="page">
              <wp14:pctHeight>0</wp14:pctHeight>
            </wp14:sizeRelV>
          </wp:anchor>
        </w:drawing>
      </w:r>
      <w:r w:rsidRPr="00F7100E">
        <w:rPr>
          <w:lang w:val="en-GB"/>
          <w14:ligatures w14:val="standardContextual"/>
        </w:rPr>
        <w:drawing>
          <wp:anchor distT="0" distB="0" distL="114300" distR="114300" simplePos="0" relativeHeight="251679744" behindDoc="1" locked="0" layoutInCell="1" allowOverlap="1" wp14:anchorId="5EABF878" wp14:editId="51D87850">
            <wp:simplePos x="0" y="0"/>
            <wp:positionH relativeFrom="margin">
              <wp:posOffset>-635</wp:posOffset>
            </wp:positionH>
            <wp:positionV relativeFrom="paragraph">
              <wp:posOffset>269875</wp:posOffset>
            </wp:positionV>
            <wp:extent cx="1724025" cy="897890"/>
            <wp:effectExtent l="0" t="0" r="9525" b="0"/>
            <wp:wrapTight wrapText="bothSides">
              <wp:wrapPolygon edited="0">
                <wp:start x="0" y="0"/>
                <wp:lineTo x="0" y="21081"/>
                <wp:lineTo x="21481" y="21081"/>
                <wp:lineTo x="21481" y="0"/>
                <wp:lineTo x="0" y="0"/>
              </wp:wrapPolygon>
            </wp:wrapTight>
            <wp:docPr id="1534429331" name="Picture 17"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429331" name="Picture 17" descr="A screenshot of a graph&#10;&#10;Description automatically generated with low confidenc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724025" cy="897890"/>
                    </a:xfrm>
                    <a:prstGeom prst="rect">
                      <a:avLst/>
                    </a:prstGeom>
                  </pic:spPr>
                </pic:pic>
              </a:graphicData>
            </a:graphic>
            <wp14:sizeRelH relativeFrom="page">
              <wp14:pctWidth>0</wp14:pctWidth>
            </wp14:sizeRelH>
            <wp14:sizeRelV relativeFrom="page">
              <wp14:pctHeight>0</wp14:pctHeight>
            </wp14:sizeRelV>
          </wp:anchor>
        </w:drawing>
      </w:r>
    </w:p>
    <w:p w14:paraId="7BF7CB47" w14:textId="6BFA047B" w:rsidR="009D1B47" w:rsidRPr="00F7100E" w:rsidRDefault="009D1B47" w:rsidP="009D1B47">
      <w:pPr>
        <w:rPr>
          <w:lang w:val="en-GB"/>
        </w:rPr>
      </w:pPr>
      <w:r w:rsidRPr="00F7100E">
        <w:rPr>
          <w:lang w:val="en-GB"/>
        </w:rPr>
        <w:t>Figure 23</w:t>
      </w:r>
      <w:r w:rsidR="004624A4">
        <w:rPr>
          <w:lang w:val="en-GB"/>
        </w:rPr>
        <w:t xml:space="preserve"> (left)</w:t>
      </w:r>
      <w:r w:rsidRPr="00F7100E">
        <w:rPr>
          <w:lang w:val="en-GB"/>
        </w:rPr>
        <w:t xml:space="preserve">: confusion matrix for </w:t>
      </w:r>
      <w:proofErr w:type="spellStart"/>
      <w:proofErr w:type="gramStart"/>
      <w:r w:rsidRPr="00F7100E">
        <w:rPr>
          <w:lang w:val="en-GB"/>
        </w:rPr>
        <w:t>kNN</w:t>
      </w:r>
      <w:proofErr w:type="spellEnd"/>
      <w:proofErr w:type="gramEnd"/>
    </w:p>
    <w:p w14:paraId="421D36A7" w14:textId="601B4A62" w:rsidR="009D1B47" w:rsidRPr="00F7100E" w:rsidRDefault="009D1B47" w:rsidP="009D1B47">
      <w:pPr>
        <w:rPr>
          <w:lang w:val="en-GB"/>
        </w:rPr>
      </w:pPr>
      <w:r w:rsidRPr="00F7100E">
        <w:rPr>
          <w:lang w:val="en-GB"/>
        </w:rPr>
        <w:t>Figure 24</w:t>
      </w:r>
      <w:r w:rsidR="004624A4">
        <w:rPr>
          <w:lang w:val="en-GB"/>
        </w:rPr>
        <w:t xml:space="preserve"> (middle)</w:t>
      </w:r>
      <w:r w:rsidRPr="00F7100E">
        <w:rPr>
          <w:lang w:val="en-GB"/>
        </w:rPr>
        <w:t>:</w:t>
      </w:r>
      <w:r w:rsidR="00F7100E" w:rsidRPr="00F7100E">
        <w:rPr>
          <w:lang w:val="en-GB"/>
        </w:rPr>
        <w:t xml:space="preserve"> </w:t>
      </w:r>
      <w:r w:rsidRPr="00F7100E">
        <w:rPr>
          <w:lang w:val="en-GB"/>
        </w:rPr>
        <w:t xml:space="preserve">confusion matrix for </w:t>
      </w:r>
      <w:r w:rsidR="00F7100E" w:rsidRPr="00F7100E">
        <w:rPr>
          <w:lang w:val="en-GB"/>
        </w:rPr>
        <w:t>random forest</w:t>
      </w:r>
    </w:p>
    <w:p w14:paraId="1E47ED9D" w14:textId="4EDF3ED2" w:rsidR="00F7100E" w:rsidRDefault="00F7100E" w:rsidP="009D1B47">
      <w:pPr>
        <w:rPr>
          <w:lang w:val="en-GB"/>
        </w:rPr>
      </w:pPr>
      <w:r w:rsidRPr="00F7100E">
        <w:rPr>
          <w:lang w:val="en-GB"/>
        </w:rPr>
        <w:t>Figure 25</w:t>
      </w:r>
      <w:r w:rsidR="004624A4">
        <w:rPr>
          <w:lang w:val="en-GB"/>
        </w:rPr>
        <w:t xml:space="preserve"> (right)</w:t>
      </w:r>
      <w:r w:rsidRPr="00F7100E">
        <w:rPr>
          <w:lang w:val="en-GB"/>
        </w:rPr>
        <w:t xml:space="preserve">: confusion matrix for neural network </w:t>
      </w:r>
    </w:p>
    <w:p w14:paraId="40FD7D48" w14:textId="194C3A2C" w:rsidR="00C83A33" w:rsidRPr="00F7100E" w:rsidRDefault="00B46CE5" w:rsidP="009D1B47">
      <w:pPr>
        <w:rPr>
          <w:lang w:val="en-GB"/>
        </w:rPr>
      </w:pPr>
      <w:r>
        <w:rPr>
          <w:lang w:val="en-GB"/>
        </w:rPr>
        <w:t>Figures 23 to 25 show that the random forest and neural network have</w:t>
      </w:r>
      <w:r w:rsidR="0041186A">
        <w:rPr>
          <w:lang w:val="en-GB"/>
        </w:rPr>
        <w:t xml:space="preserve"> the same results. </w:t>
      </w:r>
      <w:r w:rsidR="004624A4">
        <w:rPr>
          <w:lang w:val="en-GB"/>
        </w:rPr>
        <w:t xml:space="preserve">These results are slightly better than the </w:t>
      </w:r>
      <w:proofErr w:type="spellStart"/>
      <w:r w:rsidR="004624A4">
        <w:rPr>
          <w:lang w:val="en-GB"/>
        </w:rPr>
        <w:t>kNN</w:t>
      </w:r>
      <w:r w:rsidR="007B655B">
        <w:rPr>
          <w:lang w:val="en-GB"/>
        </w:rPr>
        <w:t>'</w:t>
      </w:r>
      <w:r w:rsidR="004624A4">
        <w:rPr>
          <w:lang w:val="en-GB"/>
        </w:rPr>
        <w:t>s</w:t>
      </w:r>
      <w:proofErr w:type="spellEnd"/>
      <w:r w:rsidR="004624A4">
        <w:rPr>
          <w:lang w:val="en-GB"/>
        </w:rPr>
        <w:t xml:space="preserve"> results</w:t>
      </w:r>
      <w:r w:rsidR="00B8084B">
        <w:rPr>
          <w:lang w:val="en-GB"/>
        </w:rPr>
        <w:t xml:space="preserve"> as we did not predict any fire event that did not happen. However, in all cases</w:t>
      </w:r>
      <w:r>
        <w:rPr>
          <w:lang w:val="en-GB"/>
        </w:rPr>
        <w:t>,</w:t>
      </w:r>
      <w:r w:rsidR="00B8084B">
        <w:rPr>
          <w:lang w:val="en-GB"/>
        </w:rPr>
        <w:t xml:space="preserve"> </w:t>
      </w:r>
      <w:r w:rsidR="00B7399B">
        <w:rPr>
          <w:lang w:val="en-GB"/>
        </w:rPr>
        <w:t xml:space="preserve">mistakes happen where non-fire events were predicted when </w:t>
      </w:r>
      <w:r>
        <w:rPr>
          <w:lang w:val="en-GB"/>
        </w:rPr>
        <w:t xml:space="preserve">an </w:t>
      </w:r>
      <w:r w:rsidR="00B7399B">
        <w:rPr>
          <w:lang w:val="en-GB"/>
        </w:rPr>
        <w:t xml:space="preserve">actual fire </w:t>
      </w:r>
      <w:r>
        <w:rPr>
          <w:lang w:val="en-GB"/>
        </w:rPr>
        <w:t>occurr</w:t>
      </w:r>
      <w:r w:rsidR="00D369B9">
        <w:rPr>
          <w:lang w:val="en-GB"/>
        </w:rPr>
        <w:t xml:space="preserve">ed. This could still hold </w:t>
      </w:r>
      <w:r>
        <w:rPr>
          <w:lang w:val="en-GB"/>
        </w:rPr>
        <w:t xml:space="preserve">a </w:t>
      </w:r>
      <w:r w:rsidR="00D369B9">
        <w:rPr>
          <w:lang w:val="en-GB"/>
        </w:rPr>
        <w:t xml:space="preserve">positive value as we would be able to prepare </w:t>
      </w:r>
      <w:r w:rsidR="00C1488F">
        <w:rPr>
          <w:lang w:val="en-GB"/>
        </w:rPr>
        <w:t xml:space="preserve">adequately for all the predicted cases. Nonetheless, it would be interesting to analyse the </w:t>
      </w:r>
      <w:r w:rsidR="000B6CB3">
        <w:rPr>
          <w:lang w:val="en-GB"/>
        </w:rPr>
        <w:t>mistakes more in detail and see if they are from the suggested third</w:t>
      </w:r>
      <w:r>
        <w:rPr>
          <w:lang w:val="en-GB"/>
        </w:rPr>
        <w:t>-</w:t>
      </w:r>
      <w:r w:rsidR="000B6CB3">
        <w:rPr>
          <w:lang w:val="en-GB"/>
        </w:rPr>
        <w:t>class type.</w:t>
      </w:r>
    </w:p>
    <w:p w14:paraId="729DEBCE" w14:textId="77777777" w:rsidR="009D1B47" w:rsidRPr="00F7100E" w:rsidRDefault="009D1B47" w:rsidP="009D1B47">
      <w:pPr>
        <w:rPr>
          <w:lang w:val="en-GB"/>
        </w:rPr>
      </w:pPr>
    </w:p>
    <w:p w14:paraId="1A08E7FA" w14:textId="1996C161" w:rsidR="00C15F89" w:rsidRPr="00F7100E" w:rsidRDefault="002E4781" w:rsidP="00FE5873">
      <w:pPr>
        <w:pStyle w:val="Heading2"/>
        <w:rPr>
          <w:lang w:val="en-GB"/>
        </w:rPr>
      </w:pPr>
      <w:bookmarkStart w:id="21" w:name="_Toc135581263"/>
      <w:r w:rsidRPr="00F7100E">
        <w:rPr>
          <w:lang w:val="en-GB"/>
          <w14:ligatures w14:val="standardContextual"/>
        </w:rPr>
        <w:lastRenderedPageBreak/>
        <w:drawing>
          <wp:anchor distT="0" distB="0" distL="114300" distR="114300" simplePos="0" relativeHeight="251681792" behindDoc="1" locked="0" layoutInCell="1" allowOverlap="1" wp14:anchorId="2D6D57AC" wp14:editId="47856EEB">
            <wp:simplePos x="0" y="0"/>
            <wp:positionH relativeFrom="margin">
              <wp:align>left</wp:align>
            </wp:positionH>
            <wp:positionV relativeFrom="paragraph">
              <wp:posOffset>219075</wp:posOffset>
            </wp:positionV>
            <wp:extent cx="2924175" cy="1856740"/>
            <wp:effectExtent l="0" t="0" r="9525" b="0"/>
            <wp:wrapTight wrapText="bothSides">
              <wp:wrapPolygon edited="0">
                <wp:start x="0" y="0"/>
                <wp:lineTo x="0" y="21275"/>
                <wp:lineTo x="21530" y="21275"/>
                <wp:lineTo x="21530" y="0"/>
                <wp:lineTo x="0" y="0"/>
              </wp:wrapPolygon>
            </wp:wrapTight>
            <wp:docPr id="164947017" name="Picture 21" descr="A screen 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7017" name="Picture 21" descr="A screen shot of a graph&#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24175" cy="1856740"/>
                    </a:xfrm>
                    <a:prstGeom prst="rect">
                      <a:avLst/>
                    </a:prstGeom>
                  </pic:spPr>
                </pic:pic>
              </a:graphicData>
            </a:graphic>
            <wp14:sizeRelH relativeFrom="page">
              <wp14:pctWidth>0</wp14:pctWidth>
            </wp14:sizeRelH>
            <wp14:sizeRelV relativeFrom="page">
              <wp14:pctHeight>0</wp14:pctHeight>
            </wp14:sizeRelV>
          </wp:anchor>
        </w:drawing>
      </w:r>
      <w:r w:rsidR="00C15F89" w:rsidRPr="00F7100E">
        <w:rPr>
          <w:lang w:val="en-GB"/>
        </w:rPr>
        <w:t>R</w:t>
      </w:r>
      <w:r w:rsidR="00FE5873" w:rsidRPr="00F7100E">
        <w:rPr>
          <w:lang w:val="en-GB"/>
        </w:rPr>
        <w:t>OC</w:t>
      </w:r>
      <w:r w:rsidR="00707E84" w:rsidRPr="00F7100E">
        <w:rPr>
          <w:lang w:val="en-GB"/>
        </w:rPr>
        <w:t>-</w:t>
      </w:r>
      <w:r w:rsidR="00C15F89" w:rsidRPr="00F7100E">
        <w:rPr>
          <w:lang w:val="en-GB"/>
        </w:rPr>
        <w:t>analysis</w:t>
      </w:r>
      <w:bookmarkEnd w:id="21"/>
    </w:p>
    <w:p w14:paraId="60093D57" w14:textId="77777777" w:rsidR="004759E2" w:rsidRDefault="004759E2" w:rsidP="00B34424">
      <w:pPr>
        <w:rPr>
          <w:lang w:val="en-GB"/>
        </w:rPr>
      </w:pPr>
    </w:p>
    <w:p w14:paraId="41BF4EE9" w14:textId="0AAB131F" w:rsidR="00C15F89" w:rsidRDefault="002E4781" w:rsidP="00B34424">
      <w:pPr>
        <w:rPr>
          <w:lang w:val="en-GB"/>
        </w:rPr>
      </w:pPr>
      <w:r>
        <w:rPr>
          <w:lang w:val="en-GB"/>
        </w:rPr>
        <w:t>Figure 26: ROC-analysis</w:t>
      </w:r>
    </w:p>
    <w:p w14:paraId="5B24279D" w14:textId="77777777" w:rsidR="002E4781" w:rsidRDefault="002E4781" w:rsidP="00B34424">
      <w:pPr>
        <w:rPr>
          <w:lang w:val="en-GB"/>
        </w:rPr>
      </w:pPr>
    </w:p>
    <w:p w14:paraId="39794387" w14:textId="77777777" w:rsidR="002E4781" w:rsidRDefault="002E4781" w:rsidP="00B34424">
      <w:pPr>
        <w:rPr>
          <w:lang w:val="en-GB"/>
        </w:rPr>
      </w:pPr>
    </w:p>
    <w:p w14:paraId="4E97E112" w14:textId="77777777" w:rsidR="002E4781" w:rsidRDefault="002E4781" w:rsidP="00B34424">
      <w:pPr>
        <w:rPr>
          <w:lang w:val="en-GB"/>
        </w:rPr>
      </w:pPr>
    </w:p>
    <w:p w14:paraId="5ECDE8EE" w14:textId="77777777" w:rsidR="002E4781" w:rsidRDefault="002E4781" w:rsidP="00B34424">
      <w:pPr>
        <w:rPr>
          <w:lang w:val="en-GB"/>
        </w:rPr>
      </w:pPr>
    </w:p>
    <w:p w14:paraId="70518408" w14:textId="77777777" w:rsidR="002E4781" w:rsidRDefault="002E4781" w:rsidP="00B34424">
      <w:pPr>
        <w:rPr>
          <w:lang w:val="en-GB"/>
        </w:rPr>
      </w:pPr>
    </w:p>
    <w:p w14:paraId="78890F45" w14:textId="1A842007" w:rsidR="002E4781" w:rsidRDefault="00573CAE" w:rsidP="00B34424">
      <w:pPr>
        <w:rPr>
          <w:lang w:val="en-GB"/>
        </w:rPr>
      </w:pPr>
      <w:r>
        <w:rPr>
          <w:lang w:val="en-GB"/>
        </w:rPr>
        <w:t>Figure 26 shows the ROC analysis offers the best results for the random forest algorithm followed by the neural network and</w:t>
      </w:r>
      <w:r w:rsidR="00D623BB">
        <w:rPr>
          <w:lang w:val="en-GB"/>
        </w:rPr>
        <w:t xml:space="preserve"> the </w:t>
      </w:r>
      <w:proofErr w:type="spellStart"/>
      <w:r w:rsidR="00D623BB">
        <w:rPr>
          <w:lang w:val="en-GB"/>
        </w:rPr>
        <w:t>kNN</w:t>
      </w:r>
      <w:proofErr w:type="spellEnd"/>
      <w:r w:rsidR="00D623BB">
        <w:rPr>
          <w:lang w:val="en-GB"/>
        </w:rPr>
        <w:t xml:space="preserve">. All models show high </w:t>
      </w:r>
      <w:r>
        <w:rPr>
          <w:lang w:val="en-GB"/>
        </w:rPr>
        <w:t>mark</w:t>
      </w:r>
      <w:r w:rsidR="00D623BB">
        <w:rPr>
          <w:lang w:val="en-GB"/>
        </w:rPr>
        <w:t>s for the analysis</w:t>
      </w:r>
      <w:r>
        <w:rPr>
          <w:lang w:val="en-GB"/>
        </w:rPr>
        <w:t>;</w:t>
      </w:r>
      <w:r w:rsidR="002055EF">
        <w:rPr>
          <w:lang w:val="en-GB"/>
        </w:rPr>
        <w:t xml:space="preserve"> however</w:t>
      </w:r>
      <w:r>
        <w:rPr>
          <w:lang w:val="en-GB"/>
        </w:rPr>
        <w:t>,</w:t>
      </w:r>
      <w:r w:rsidR="002055EF">
        <w:rPr>
          <w:lang w:val="en-GB"/>
        </w:rPr>
        <w:t xml:space="preserve"> we should be aware that this analysis focu</w:t>
      </w:r>
      <w:r>
        <w:rPr>
          <w:lang w:val="en-GB"/>
        </w:rPr>
        <w:t>se</w:t>
      </w:r>
      <w:r w:rsidR="002055EF">
        <w:rPr>
          <w:lang w:val="en-GB"/>
        </w:rPr>
        <w:t xml:space="preserve">s on </w:t>
      </w:r>
      <w:r w:rsidR="009A045E">
        <w:rPr>
          <w:lang w:val="en-GB"/>
        </w:rPr>
        <w:t>performance across all values, not</w:t>
      </w:r>
      <w:r w:rsidR="002E70D7">
        <w:rPr>
          <w:lang w:val="en-GB"/>
        </w:rPr>
        <w:t xml:space="preserve"> specific requirements</w:t>
      </w:r>
      <w:r w:rsidR="00CC2562">
        <w:rPr>
          <w:lang w:val="en-GB"/>
        </w:rPr>
        <w:t>. Furthermore, the ROC</w:t>
      </w:r>
      <w:r>
        <w:rPr>
          <w:lang w:val="en-GB"/>
        </w:rPr>
        <w:t xml:space="preserve"> </w:t>
      </w:r>
      <w:r w:rsidR="00CC2562">
        <w:rPr>
          <w:lang w:val="en-GB"/>
        </w:rPr>
        <w:t>analysis assumes that FP and FN hold equal value</w:t>
      </w:r>
      <w:r w:rsidR="009A045E">
        <w:rPr>
          <w:lang w:val="en-GB"/>
        </w:rPr>
        <w:t>s</w:t>
      </w:r>
      <w:r>
        <w:rPr>
          <w:lang w:val="en-GB"/>
        </w:rPr>
        <w:t>,</w:t>
      </w:r>
      <w:r w:rsidR="00CC2562">
        <w:rPr>
          <w:lang w:val="en-GB"/>
        </w:rPr>
        <w:t xml:space="preserve"> which is not the </w:t>
      </w:r>
      <w:r w:rsidR="002067F2">
        <w:rPr>
          <w:lang w:val="en-GB"/>
        </w:rPr>
        <w:t>case</w:t>
      </w:r>
      <w:r w:rsidR="009A045E">
        <w:rPr>
          <w:lang w:val="en-GB"/>
        </w:rPr>
        <w:t>,</w:t>
      </w:r>
      <w:r w:rsidR="002067F2">
        <w:rPr>
          <w:lang w:val="en-GB"/>
        </w:rPr>
        <w:t xml:space="preserve"> as discussed in the confusion matrix section.</w:t>
      </w:r>
    </w:p>
    <w:p w14:paraId="5F6E1C90" w14:textId="77777777" w:rsidR="002E4781" w:rsidRPr="00F7100E" w:rsidRDefault="002E4781" w:rsidP="00B34424">
      <w:pPr>
        <w:rPr>
          <w:lang w:val="en-GB"/>
        </w:rPr>
      </w:pPr>
    </w:p>
    <w:p w14:paraId="1EC96AD4" w14:textId="64A26C49" w:rsidR="00C15F89" w:rsidRPr="00F7100E" w:rsidRDefault="00C15F89" w:rsidP="00FE5873">
      <w:pPr>
        <w:pStyle w:val="Heading2"/>
        <w:rPr>
          <w:lang w:val="en-GB"/>
        </w:rPr>
      </w:pPr>
      <w:bookmarkStart w:id="22" w:name="_Toc135581264"/>
      <w:r w:rsidRPr="00F7100E">
        <w:rPr>
          <w:lang w:val="en-GB"/>
        </w:rPr>
        <w:t>Conclusion</w:t>
      </w:r>
      <w:bookmarkEnd w:id="22"/>
      <w:r w:rsidRPr="00F7100E">
        <w:rPr>
          <w:lang w:val="en-GB"/>
        </w:rPr>
        <w:t xml:space="preserve"> </w:t>
      </w:r>
    </w:p>
    <w:p w14:paraId="7D28BBA4" w14:textId="3A17F6D0" w:rsidR="00C15F89" w:rsidRPr="00F7100E" w:rsidRDefault="00C15F89" w:rsidP="00B34424">
      <w:pPr>
        <w:rPr>
          <w:lang w:val="en-GB"/>
        </w:rPr>
      </w:pPr>
    </w:p>
    <w:p w14:paraId="090D0B4B" w14:textId="2ECA2763" w:rsidR="00ED08A8" w:rsidRPr="00F7100E" w:rsidRDefault="002067F2" w:rsidP="00B34424">
      <w:pPr>
        <w:rPr>
          <w:lang w:val="en-GB"/>
        </w:rPr>
      </w:pPr>
      <w:r>
        <w:rPr>
          <w:lang w:val="en-GB"/>
        </w:rPr>
        <w:t>Overall, the supervised learning algorithm seem</w:t>
      </w:r>
      <w:r w:rsidR="00573CAE">
        <w:rPr>
          <w:lang w:val="en-GB"/>
        </w:rPr>
        <w:t>s</w:t>
      </w:r>
      <w:r>
        <w:rPr>
          <w:lang w:val="en-GB"/>
        </w:rPr>
        <w:t xml:space="preserve"> to have </w:t>
      </w:r>
      <w:r w:rsidR="00270F95">
        <w:rPr>
          <w:lang w:val="en-GB"/>
        </w:rPr>
        <w:t>good results compared to the unsupervised algorithms</w:t>
      </w:r>
      <w:r w:rsidR="00C131C7">
        <w:rPr>
          <w:lang w:val="en-GB"/>
        </w:rPr>
        <w:t xml:space="preserve"> in both models</w:t>
      </w:r>
      <w:r w:rsidR="00270F95">
        <w:rPr>
          <w:lang w:val="en-GB"/>
        </w:rPr>
        <w:t>.</w:t>
      </w:r>
      <w:r w:rsidR="00042B91">
        <w:rPr>
          <w:lang w:val="en-GB"/>
        </w:rPr>
        <w:t xml:space="preserve"> </w:t>
      </w:r>
      <w:r w:rsidR="009A045E">
        <w:rPr>
          <w:lang w:val="en-GB"/>
        </w:rPr>
        <w:t>Using supervised algorithms, we used the labelled data to direct the learning process and produce accurate predictions about unobserved case</w:t>
      </w:r>
      <w:r w:rsidR="00042B91" w:rsidRPr="00042B91">
        <w:rPr>
          <w:lang w:val="en-GB"/>
        </w:rPr>
        <w:t xml:space="preserve">s. Using this strategy, we </w:t>
      </w:r>
      <w:r w:rsidR="009A045E">
        <w:rPr>
          <w:lang w:val="en-GB"/>
        </w:rPr>
        <w:t>could accurately classify the data and create forecasts by using</w:t>
      </w:r>
      <w:r w:rsidR="00042B91" w:rsidRPr="00042B91">
        <w:rPr>
          <w:lang w:val="en-GB"/>
        </w:rPr>
        <w:t xml:space="preserve"> its built-in relationships and patterns.</w:t>
      </w:r>
      <w:r w:rsidR="00270F95">
        <w:rPr>
          <w:lang w:val="en-GB"/>
        </w:rPr>
        <w:t xml:space="preserve"> </w:t>
      </w:r>
    </w:p>
    <w:p w14:paraId="11A65C7A" w14:textId="01EB50E9" w:rsidR="00B34424" w:rsidRPr="00F7100E" w:rsidRDefault="00B34424">
      <w:pPr>
        <w:rPr>
          <w:rFonts w:asciiTheme="majorHAnsi" w:eastAsiaTheme="majorEastAsia" w:hAnsiTheme="majorHAnsi" w:cstheme="majorBidi"/>
          <w:color w:val="2F5496" w:themeColor="accent1" w:themeShade="BF"/>
          <w:sz w:val="32"/>
          <w:szCs w:val="32"/>
          <w:lang w:val="en-GB"/>
        </w:rPr>
      </w:pPr>
      <w:r w:rsidRPr="00F7100E">
        <w:rPr>
          <w:lang w:val="en-GB"/>
        </w:rPr>
        <w:br w:type="page"/>
      </w:r>
    </w:p>
    <w:p w14:paraId="4C59CADD" w14:textId="47A654A6" w:rsidR="00042B91" w:rsidRDefault="00042B91" w:rsidP="00297F65">
      <w:pPr>
        <w:pStyle w:val="Heading1"/>
        <w:rPr>
          <w:lang w:val="en-GB"/>
        </w:rPr>
      </w:pPr>
      <w:bookmarkStart w:id="23" w:name="_Toc135581265"/>
      <w:r>
        <w:rPr>
          <w:lang w:val="en-GB"/>
        </w:rPr>
        <w:lastRenderedPageBreak/>
        <w:t>Annex</w:t>
      </w:r>
      <w:bookmarkEnd w:id="23"/>
    </w:p>
    <w:p w14:paraId="4DC7C30A" w14:textId="09A43660" w:rsidR="00042B91" w:rsidRDefault="00042B91" w:rsidP="00042B91">
      <w:pPr>
        <w:rPr>
          <w:lang w:val="en-GB"/>
        </w:rPr>
      </w:pPr>
      <w:r>
        <w:rPr>
          <w:noProof/>
          <w:lang w:val="en-GB"/>
          <w14:ligatures w14:val="standardContextual"/>
        </w:rPr>
        <w:drawing>
          <wp:inline distT="0" distB="0" distL="0" distR="0" wp14:anchorId="7BC6AF8D" wp14:editId="3CFCAA76">
            <wp:extent cx="5372100" cy="6905625"/>
            <wp:effectExtent l="0" t="0" r="0" b="9525"/>
            <wp:docPr id="832694251" name="Picture 23" descr="A picture containing text, 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94251" name="Picture 23" descr="A picture containing text, diagram, map&#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72100" cy="6905625"/>
                    </a:xfrm>
                    <a:prstGeom prst="rect">
                      <a:avLst/>
                    </a:prstGeom>
                  </pic:spPr>
                </pic:pic>
              </a:graphicData>
            </a:graphic>
          </wp:inline>
        </w:drawing>
      </w:r>
    </w:p>
    <w:p w14:paraId="3D6469AC" w14:textId="7C4A0A30" w:rsidR="00042B91" w:rsidRPr="00042B91" w:rsidRDefault="00042B91" w:rsidP="00042B91">
      <w:pPr>
        <w:rPr>
          <w:lang w:val="en-GB"/>
        </w:rPr>
      </w:pPr>
      <w:r>
        <w:rPr>
          <w:lang w:val="en-GB"/>
        </w:rPr>
        <w:t>Figure 27: overview of Orange</w:t>
      </w:r>
    </w:p>
    <w:p w14:paraId="77C37CBB" w14:textId="77777777" w:rsidR="00816477" w:rsidRDefault="00816477">
      <w:pPr>
        <w:rPr>
          <w:rFonts w:asciiTheme="majorHAnsi" w:eastAsiaTheme="majorEastAsia" w:hAnsiTheme="majorHAnsi" w:cstheme="majorBidi"/>
          <w:color w:val="2F5496" w:themeColor="accent1" w:themeShade="BF"/>
          <w:sz w:val="32"/>
          <w:szCs w:val="32"/>
          <w:lang w:val="en-GB"/>
        </w:rPr>
      </w:pPr>
      <w:r>
        <w:rPr>
          <w:lang w:val="en-GB"/>
        </w:rPr>
        <w:br w:type="page"/>
      </w:r>
    </w:p>
    <w:p w14:paraId="4E48E3D8" w14:textId="67D1D41E" w:rsidR="00B1536A" w:rsidRPr="00F7100E" w:rsidRDefault="00A968B1" w:rsidP="00297F65">
      <w:pPr>
        <w:pStyle w:val="Heading1"/>
        <w:rPr>
          <w:lang w:val="en-GB"/>
        </w:rPr>
      </w:pPr>
      <w:bookmarkStart w:id="24" w:name="_Toc135581266"/>
      <w:r w:rsidRPr="00F7100E">
        <w:rPr>
          <w:lang w:val="en-GB"/>
        </w:rPr>
        <w:lastRenderedPageBreak/>
        <w:t>References</w:t>
      </w:r>
      <w:bookmarkEnd w:id="24"/>
    </w:p>
    <w:p w14:paraId="396D84DF" w14:textId="77777777" w:rsidR="00936EE1" w:rsidRPr="00F7100E" w:rsidRDefault="00936EE1" w:rsidP="006C745F">
      <w:pPr>
        <w:pStyle w:val="ListParagraph"/>
        <w:ind w:left="360"/>
        <w:rPr>
          <w:lang w:val="en-GB"/>
        </w:rPr>
      </w:pPr>
    </w:p>
    <w:p w14:paraId="35744220" w14:textId="56283198" w:rsidR="0027586E" w:rsidRDefault="0027586E" w:rsidP="0027586E">
      <w:pPr>
        <w:pStyle w:val="NormalWeb"/>
        <w:ind w:left="567" w:hanging="567"/>
      </w:pPr>
      <w:r w:rsidRPr="0027586E">
        <w:rPr>
          <w:lang w:val="nl-NL"/>
        </w:rPr>
        <w:t xml:space="preserve">Abid, F., &amp; </w:t>
      </w:r>
      <w:proofErr w:type="spellStart"/>
      <w:r w:rsidRPr="0027586E">
        <w:rPr>
          <w:lang w:val="nl-NL"/>
        </w:rPr>
        <w:t>Izeboudjen</w:t>
      </w:r>
      <w:proofErr w:type="spellEnd"/>
      <w:r w:rsidRPr="0027586E">
        <w:rPr>
          <w:lang w:val="nl-NL"/>
        </w:rPr>
        <w:t>, N. (</w:t>
      </w:r>
      <w:r w:rsidR="00816477">
        <w:rPr>
          <w:lang w:val="nl-NL"/>
        </w:rPr>
        <w:t>2019</w:t>
      </w:r>
      <w:r w:rsidRPr="0027586E">
        <w:rPr>
          <w:lang w:val="nl-NL"/>
        </w:rPr>
        <w:t xml:space="preserve">). </w:t>
      </w:r>
      <w:r>
        <w:rPr>
          <w:i/>
          <w:iCs/>
        </w:rPr>
        <w:t>Algerian Forest Fires Dataset Data Set</w:t>
      </w:r>
      <w:r>
        <w:t xml:space="preserve">. UCI Machine Learning Repository: Algerian Forest Fires Dataset Data set. </w:t>
      </w:r>
      <w:hyperlink r:id="rId40" w:history="1">
        <w:r w:rsidR="0075749A">
          <w:rPr>
            <w:rStyle w:val="Hyperlink"/>
            <w:rFonts w:eastAsiaTheme="majorEastAsia"/>
          </w:rPr>
          <w:t>UCI Machine Learning Repository: Algerian Forest Fires Dataset Data Set</w:t>
        </w:r>
      </w:hyperlink>
    </w:p>
    <w:p w14:paraId="5F82F522" w14:textId="51AD9278" w:rsidR="0075749A" w:rsidRDefault="0075749A" w:rsidP="0075749A">
      <w:pPr>
        <w:pStyle w:val="NormalWeb"/>
        <w:ind w:left="567" w:hanging="567"/>
        <w:rPr>
          <w:lang/>
        </w:rPr>
      </w:pPr>
      <w:r w:rsidRPr="000814DF">
        <w:rPr>
          <w:lang w:val="en-GB"/>
        </w:rPr>
        <w:t xml:space="preserve">Abid, F., &amp; </w:t>
      </w:r>
      <w:proofErr w:type="spellStart"/>
      <w:r w:rsidRPr="000814DF">
        <w:rPr>
          <w:lang w:val="en-GB"/>
        </w:rPr>
        <w:t>Izeboudjen</w:t>
      </w:r>
      <w:proofErr w:type="spellEnd"/>
      <w:r w:rsidRPr="000814DF">
        <w:rPr>
          <w:lang w:val="en-GB"/>
        </w:rPr>
        <w:t>, N. (</w:t>
      </w:r>
      <w:r w:rsidR="000814DF">
        <w:rPr>
          <w:lang w:val="en-GB"/>
        </w:rPr>
        <w:t>2020</w:t>
      </w:r>
      <w:r w:rsidRPr="000814DF">
        <w:rPr>
          <w:lang w:val="en-GB"/>
        </w:rPr>
        <w:t xml:space="preserve">). </w:t>
      </w:r>
      <w:r>
        <w:rPr>
          <w:i/>
          <w:iCs/>
        </w:rPr>
        <w:t>Predicting forest fire in Algeria using data mining techniques: Case Study of the Decision Tree Algorithm</w:t>
      </w:r>
      <w:r>
        <w:t xml:space="preserve">. ResearchGate. </w:t>
      </w:r>
      <w:hyperlink r:id="rId41" w:history="1">
        <w:r w:rsidRPr="00F260D0">
          <w:rPr>
            <w:rStyle w:val="Hyperlink"/>
          </w:rPr>
          <w:t>https://www.researchgate.net/publication/339062373_Predicting_Forest_Fire_in_Algeria_Using_Data_Mining_Techniques_Case_Study_of_the_Decision_Tree_Algorithm</w:t>
        </w:r>
      </w:hyperlink>
      <w:r>
        <w:t xml:space="preserve"> </w:t>
      </w:r>
      <w:r>
        <w:t xml:space="preserve"> </w:t>
      </w:r>
      <w:r>
        <w:t xml:space="preserve"> </w:t>
      </w:r>
    </w:p>
    <w:p w14:paraId="6F1C37A7" w14:textId="713494D5" w:rsidR="00A66596" w:rsidRDefault="00A66596" w:rsidP="00A66596">
      <w:pPr>
        <w:pStyle w:val="NormalWeb"/>
        <w:ind w:left="567" w:hanging="567"/>
        <w:rPr>
          <w:lang w:val="nl-NL"/>
        </w:rPr>
      </w:pPr>
      <w:r>
        <w:t xml:space="preserve">Gross, J. L., &amp; Yellen, J. (1999). </w:t>
      </w:r>
      <w:r>
        <w:rPr>
          <w:i/>
          <w:iCs/>
        </w:rPr>
        <w:t>Graph theory and its applications</w:t>
      </w:r>
      <w:r>
        <w:t xml:space="preserve">. </w:t>
      </w:r>
      <w:r w:rsidRPr="00CC2B41">
        <w:rPr>
          <w:lang w:val="nl-NL"/>
        </w:rPr>
        <w:t xml:space="preserve">CRC. </w:t>
      </w:r>
    </w:p>
    <w:p w14:paraId="4961FCCC" w14:textId="77777777" w:rsidR="00702E84" w:rsidRDefault="00702E84" w:rsidP="00702E84">
      <w:pPr>
        <w:pStyle w:val="NormalWeb"/>
        <w:ind w:left="567" w:hanging="567"/>
        <w:rPr>
          <w:lang/>
        </w:rPr>
      </w:pPr>
      <w:r>
        <w:t xml:space="preserve">Hastie, T., Friedman, J., &amp; </w:t>
      </w:r>
      <w:proofErr w:type="spellStart"/>
      <w:r>
        <w:t>Tisbshirani</w:t>
      </w:r>
      <w:proofErr w:type="spellEnd"/>
      <w:r>
        <w:t xml:space="preserve">, R. (2017). </w:t>
      </w:r>
      <w:r>
        <w:rPr>
          <w:i/>
          <w:iCs/>
        </w:rPr>
        <w:t>The elements of Statistical Learning: Data Mining, Inference, and prediction</w:t>
      </w:r>
      <w:r>
        <w:t xml:space="preserve">. </w:t>
      </w:r>
      <w:r w:rsidRPr="00816477">
        <w:rPr>
          <w:lang w:val="nl-NL"/>
        </w:rPr>
        <w:t xml:space="preserve">Springer. </w:t>
      </w:r>
    </w:p>
    <w:p w14:paraId="22198ADB" w14:textId="77777777" w:rsidR="00CC2B41" w:rsidRDefault="00CC2B41" w:rsidP="00CC2B41">
      <w:pPr>
        <w:pStyle w:val="NormalWeb"/>
        <w:ind w:left="567" w:hanging="567"/>
        <w:rPr>
          <w:lang/>
        </w:rPr>
      </w:pPr>
      <w:proofErr w:type="spellStart"/>
      <w:r w:rsidRPr="00CC2B41">
        <w:rPr>
          <w:lang w:val="nl-NL"/>
        </w:rPr>
        <w:t>Leskovec</w:t>
      </w:r>
      <w:proofErr w:type="spellEnd"/>
      <w:r w:rsidRPr="00CC2B41">
        <w:rPr>
          <w:lang w:val="nl-NL"/>
        </w:rPr>
        <w:t xml:space="preserve">, J., </w:t>
      </w:r>
      <w:proofErr w:type="spellStart"/>
      <w:r w:rsidRPr="00CC2B41">
        <w:rPr>
          <w:lang w:val="nl-NL"/>
        </w:rPr>
        <w:t>Rajaraman</w:t>
      </w:r>
      <w:proofErr w:type="spellEnd"/>
      <w:r w:rsidRPr="00CC2B41">
        <w:rPr>
          <w:lang w:val="nl-NL"/>
        </w:rPr>
        <w:t xml:space="preserve">, A., Ullman, J. D., </w:t>
      </w:r>
      <w:proofErr w:type="spellStart"/>
      <w:proofErr w:type="gramStart"/>
      <w:r w:rsidRPr="00CC2B41">
        <w:rPr>
          <w:lang w:val="nl-NL"/>
        </w:rPr>
        <w:t>Wang,Bin</w:t>
      </w:r>
      <w:proofErr w:type="spellEnd"/>
      <w:proofErr w:type="gramEnd"/>
      <w:r w:rsidRPr="00CC2B41">
        <w:rPr>
          <w:lang w:val="nl-NL"/>
        </w:rPr>
        <w:t xml:space="preserve">, &amp; </w:t>
      </w:r>
      <w:proofErr w:type="spellStart"/>
      <w:r w:rsidRPr="00CC2B41">
        <w:rPr>
          <w:lang w:val="nl-NL"/>
        </w:rPr>
        <w:t>Wang,Dakan</w:t>
      </w:r>
      <w:proofErr w:type="spellEnd"/>
      <w:r w:rsidRPr="00CC2B41">
        <w:rPr>
          <w:lang w:val="nl-NL"/>
        </w:rPr>
        <w:t xml:space="preserve">. </w:t>
      </w:r>
      <w:r>
        <w:t xml:space="preserve">(2021). </w:t>
      </w:r>
      <w:r>
        <w:rPr>
          <w:i/>
          <w:iCs/>
        </w:rPr>
        <w:t xml:space="preserve">Si Tan Fu Shu Ju </w:t>
      </w:r>
      <w:proofErr w:type="spellStart"/>
      <w:r>
        <w:rPr>
          <w:i/>
          <w:iCs/>
        </w:rPr>
        <w:t>Wa</w:t>
      </w:r>
      <w:proofErr w:type="spellEnd"/>
      <w:r>
        <w:rPr>
          <w:i/>
          <w:iCs/>
        </w:rPr>
        <w:t xml:space="preserve"> </w:t>
      </w:r>
      <w:proofErr w:type="spellStart"/>
      <w:r>
        <w:rPr>
          <w:i/>
          <w:iCs/>
        </w:rPr>
        <w:t>Jue</w:t>
      </w:r>
      <w:proofErr w:type="spellEnd"/>
      <w:r>
        <w:rPr>
          <w:i/>
          <w:iCs/>
        </w:rPr>
        <w:t xml:space="preserve"> Jiao Cheng = mining of massive datasets</w:t>
      </w:r>
      <w:r>
        <w:t xml:space="preserve">. Ren min you </w:t>
      </w:r>
      <w:proofErr w:type="spellStart"/>
      <w:r>
        <w:t>dian</w:t>
      </w:r>
      <w:proofErr w:type="spellEnd"/>
      <w:r>
        <w:t xml:space="preserve"> chu ban she. </w:t>
      </w:r>
    </w:p>
    <w:p w14:paraId="024630A4" w14:textId="77777777" w:rsidR="00A66596" w:rsidRPr="008F6192" w:rsidRDefault="00A66596" w:rsidP="008F6192">
      <w:pPr>
        <w:rPr>
          <w:lang w:val="en-GB"/>
        </w:rPr>
      </w:pPr>
    </w:p>
    <w:p w14:paraId="136E88AE" w14:textId="3EE07A3C" w:rsidR="00A968B1" w:rsidRPr="00B540EF" w:rsidRDefault="00B540EF" w:rsidP="00B540EF">
      <w:pPr>
        <w:rPr>
          <w:lang w:val="en-GB"/>
        </w:rPr>
      </w:pPr>
      <w:r w:rsidRPr="00B540EF">
        <w:rPr>
          <w:lang w:val="en-GB"/>
        </w:rPr>
        <w:t xml:space="preserve"> </w:t>
      </w:r>
    </w:p>
    <w:p w14:paraId="671CE961" w14:textId="06CBCC87" w:rsidR="006959D9" w:rsidRPr="006959D9" w:rsidRDefault="006959D9" w:rsidP="006C745F">
      <w:pPr>
        <w:pStyle w:val="ListParagraph"/>
        <w:ind w:left="360"/>
        <w:rPr>
          <w:lang w:val="en-GB"/>
        </w:rPr>
      </w:pPr>
    </w:p>
    <w:sectPr w:rsidR="006959D9" w:rsidRPr="006959D9">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0E122" w14:textId="77777777" w:rsidR="00383927" w:rsidRDefault="00383927" w:rsidP="00194BED">
      <w:pPr>
        <w:spacing w:after="0" w:line="240" w:lineRule="auto"/>
      </w:pPr>
      <w:r>
        <w:separator/>
      </w:r>
    </w:p>
  </w:endnote>
  <w:endnote w:type="continuationSeparator" w:id="0">
    <w:p w14:paraId="54E6EC1F" w14:textId="77777777" w:rsidR="00383927" w:rsidRDefault="00383927" w:rsidP="00194BED">
      <w:pPr>
        <w:spacing w:after="0" w:line="240" w:lineRule="auto"/>
      </w:pPr>
      <w:r>
        <w:continuationSeparator/>
      </w:r>
    </w:p>
  </w:endnote>
  <w:endnote w:type="continuationNotice" w:id="1">
    <w:p w14:paraId="42BD0706" w14:textId="77777777" w:rsidR="00383927" w:rsidRDefault="0038392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48119"/>
      <w:docPartObj>
        <w:docPartGallery w:val="Page Numbers (Bottom of Page)"/>
        <w:docPartUnique/>
      </w:docPartObj>
    </w:sdtPr>
    <w:sdtEndPr>
      <w:rPr>
        <w:noProof/>
      </w:rPr>
    </w:sdtEndPr>
    <w:sdtContent>
      <w:p w14:paraId="2EE5A71F" w14:textId="5EC892C5" w:rsidR="00194BED" w:rsidRDefault="00194BE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CDFCA0" w14:textId="77777777" w:rsidR="00194BED" w:rsidRDefault="00194B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F0EAB" w14:textId="77777777" w:rsidR="00383927" w:rsidRDefault="00383927" w:rsidP="00194BED">
      <w:pPr>
        <w:spacing w:after="0" w:line="240" w:lineRule="auto"/>
      </w:pPr>
      <w:r>
        <w:separator/>
      </w:r>
    </w:p>
  </w:footnote>
  <w:footnote w:type="continuationSeparator" w:id="0">
    <w:p w14:paraId="143A9066" w14:textId="77777777" w:rsidR="00383927" w:rsidRDefault="00383927" w:rsidP="00194BED">
      <w:pPr>
        <w:spacing w:after="0" w:line="240" w:lineRule="auto"/>
      </w:pPr>
      <w:r>
        <w:continuationSeparator/>
      </w:r>
    </w:p>
  </w:footnote>
  <w:footnote w:type="continuationNotice" w:id="1">
    <w:p w14:paraId="297D74E6" w14:textId="77777777" w:rsidR="00383927" w:rsidRDefault="0038392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6A65"/>
    <w:multiLevelType w:val="hybridMultilevel"/>
    <w:tmpl w:val="F634B89A"/>
    <w:lvl w:ilvl="0" w:tplc="10000001">
      <w:start w:val="1"/>
      <w:numFmt w:val="bullet"/>
      <w:lvlText w:val=""/>
      <w:lvlJc w:val="left"/>
      <w:pPr>
        <w:ind w:left="770" w:hanging="360"/>
      </w:pPr>
      <w:rPr>
        <w:rFonts w:ascii="Symbol" w:hAnsi="Symbol" w:hint="default"/>
      </w:rPr>
    </w:lvl>
    <w:lvl w:ilvl="1" w:tplc="10000003" w:tentative="1">
      <w:start w:val="1"/>
      <w:numFmt w:val="bullet"/>
      <w:lvlText w:val="o"/>
      <w:lvlJc w:val="left"/>
      <w:pPr>
        <w:ind w:left="1490" w:hanging="360"/>
      </w:pPr>
      <w:rPr>
        <w:rFonts w:ascii="Courier New" w:hAnsi="Courier New" w:cs="Courier New" w:hint="default"/>
      </w:rPr>
    </w:lvl>
    <w:lvl w:ilvl="2" w:tplc="10000005" w:tentative="1">
      <w:start w:val="1"/>
      <w:numFmt w:val="bullet"/>
      <w:lvlText w:val=""/>
      <w:lvlJc w:val="left"/>
      <w:pPr>
        <w:ind w:left="2210" w:hanging="360"/>
      </w:pPr>
      <w:rPr>
        <w:rFonts w:ascii="Wingdings" w:hAnsi="Wingdings" w:hint="default"/>
      </w:rPr>
    </w:lvl>
    <w:lvl w:ilvl="3" w:tplc="10000001" w:tentative="1">
      <w:start w:val="1"/>
      <w:numFmt w:val="bullet"/>
      <w:lvlText w:val=""/>
      <w:lvlJc w:val="left"/>
      <w:pPr>
        <w:ind w:left="2930" w:hanging="360"/>
      </w:pPr>
      <w:rPr>
        <w:rFonts w:ascii="Symbol" w:hAnsi="Symbol" w:hint="default"/>
      </w:rPr>
    </w:lvl>
    <w:lvl w:ilvl="4" w:tplc="10000003" w:tentative="1">
      <w:start w:val="1"/>
      <w:numFmt w:val="bullet"/>
      <w:lvlText w:val="o"/>
      <w:lvlJc w:val="left"/>
      <w:pPr>
        <w:ind w:left="3650" w:hanging="360"/>
      </w:pPr>
      <w:rPr>
        <w:rFonts w:ascii="Courier New" w:hAnsi="Courier New" w:cs="Courier New" w:hint="default"/>
      </w:rPr>
    </w:lvl>
    <w:lvl w:ilvl="5" w:tplc="10000005" w:tentative="1">
      <w:start w:val="1"/>
      <w:numFmt w:val="bullet"/>
      <w:lvlText w:val=""/>
      <w:lvlJc w:val="left"/>
      <w:pPr>
        <w:ind w:left="4370" w:hanging="360"/>
      </w:pPr>
      <w:rPr>
        <w:rFonts w:ascii="Wingdings" w:hAnsi="Wingdings" w:hint="default"/>
      </w:rPr>
    </w:lvl>
    <w:lvl w:ilvl="6" w:tplc="10000001" w:tentative="1">
      <w:start w:val="1"/>
      <w:numFmt w:val="bullet"/>
      <w:lvlText w:val=""/>
      <w:lvlJc w:val="left"/>
      <w:pPr>
        <w:ind w:left="5090" w:hanging="360"/>
      </w:pPr>
      <w:rPr>
        <w:rFonts w:ascii="Symbol" w:hAnsi="Symbol" w:hint="default"/>
      </w:rPr>
    </w:lvl>
    <w:lvl w:ilvl="7" w:tplc="10000003" w:tentative="1">
      <w:start w:val="1"/>
      <w:numFmt w:val="bullet"/>
      <w:lvlText w:val="o"/>
      <w:lvlJc w:val="left"/>
      <w:pPr>
        <w:ind w:left="5810" w:hanging="360"/>
      </w:pPr>
      <w:rPr>
        <w:rFonts w:ascii="Courier New" w:hAnsi="Courier New" w:cs="Courier New" w:hint="default"/>
      </w:rPr>
    </w:lvl>
    <w:lvl w:ilvl="8" w:tplc="10000005" w:tentative="1">
      <w:start w:val="1"/>
      <w:numFmt w:val="bullet"/>
      <w:lvlText w:val=""/>
      <w:lvlJc w:val="left"/>
      <w:pPr>
        <w:ind w:left="6530" w:hanging="360"/>
      </w:pPr>
      <w:rPr>
        <w:rFonts w:ascii="Wingdings" w:hAnsi="Wingdings" w:hint="default"/>
      </w:rPr>
    </w:lvl>
  </w:abstractNum>
  <w:abstractNum w:abstractNumId="1" w15:restartNumberingAfterBreak="0">
    <w:nsid w:val="5D28246E"/>
    <w:multiLevelType w:val="hybridMultilevel"/>
    <w:tmpl w:val="CB922B9E"/>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num w:numId="1" w16cid:durableId="1551259934">
    <w:abstractNumId w:val="0"/>
  </w:num>
  <w:num w:numId="2" w16cid:durableId="184208724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ice Destrait">
    <w15:presenceInfo w15:providerId="Windows Live" w15:userId="6e2baf648aaa151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MxNzMyMjMyMDIzNrVQ0lEKTi0uzszPAykwqwUANyW3FywAAAA="/>
  </w:docVars>
  <w:rsids>
    <w:rsidRoot w:val="000B0723"/>
    <w:rsid w:val="0000022F"/>
    <w:rsid w:val="00020002"/>
    <w:rsid w:val="00042B91"/>
    <w:rsid w:val="00046BA9"/>
    <w:rsid w:val="000472AC"/>
    <w:rsid w:val="00056CBA"/>
    <w:rsid w:val="00057177"/>
    <w:rsid w:val="00063B87"/>
    <w:rsid w:val="000760AE"/>
    <w:rsid w:val="00076237"/>
    <w:rsid w:val="00076D81"/>
    <w:rsid w:val="00076DC0"/>
    <w:rsid w:val="00077BEA"/>
    <w:rsid w:val="000814DF"/>
    <w:rsid w:val="00083B50"/>
    <w:rsid w:val="00086D40"/>
    <w:rsid w:val="00086EEA"/>
    <w:rsid w:val="000932D8"/>
    <w:rsid w:val="00093C0C"/>
    <w:rsid w:val="000A0454"/>
    <w:rsid w:val="000A5F13"/>
    <w:rsid w:val="000B0723"/>
    <w:rsid w:val="000B1F73"/>
    <w:rsid w:val="000B6CB3"/>
    <w:rsid w:val="000B721A"/>
    <w:rsid w:val="000B7A02"/>
    <w:rsid w:val="000D20DB"/>
    <w:rsid w:val="000D6D93"/>
    <w:rsid w:val="000D7869"/>
    <w:rsid w:val="000E1B01"/>
    <w:rsid w:val="001047A4"/>
    <w:rsid w:val="001067FA"/>
    <w:rsid w:val="00123C37"/>
    <w:rsid w:val="00124211"/>
    <w:rsid w:val="00125218"/>
    <w:rsid w:val="00125DDE"/>
    <w:rsid w:val="001262C6"/>
    <w:rsid w:val="001347FE"/>
    <w:rsid w:val="00140D13"/>
    <w:rsid w:val="00142615"/>
    <w:rsid w:val="00142AFA"/>
    <w:rsid w:val="00146EA5"/>
    <w:rsid w:val="00150B8C"/>
    <w:rsid w:val="00151658"/>
    <w:rsid w:val="00154C7A"/>
    <w:rsid w:val="00162EDC"/>
    <w:rsid w:val="00174A26"/>
    <w:rsid w:val="00175A8E"/>
    <w:rsid w:val="001842CE"/>
    <w:rsid w:val="00184A39"/>
    <w:rsid w:val="00194BED"/>
    <w:rsid w:val="00195416"/>
    <w:rsid w:val="001A0E2D"/>
    <w:rsid w:val="001A2783"/>
    <w:rsid w:val="001B1021"/>
    <w:rsid w:val="001B3645"/>
    <w:rsid w:val="001C6606"/>
    <w:rsid w:val="001F0D52"/>
    <w:rsid w:val="002055EF"/>
    <w:rsid w:val="002067F2"/>
    <w:rsid w:val="002112FB"/>
    <w:rsid w:val="002234E0"/>
    <w:rsid w:val="00232422"/>
    <w:rsid w:val="0024140C"/>
    <w:rsid w:val="00243770"/>
    <w:rsid w:val="002515D8"/>
    <w:rsid w:val="002668CD"/>
    <w:rsid w:val="00270F95"/>
    <w:rsid w:val="002738C0"/>
    <w:rsid w:val="0027586E"/>
    <w:rsid w:val="0027743B"/>
    <w:rsid w:val="00283D36"/>
    <w:rsid w:val="00294EE6"/>
    <w:rsid w:val="00297F65"/>
    <w:rsid w:val="002A19CB"/>
    <w:rsid w:val="002B1E95"/>
    <w:rsid w:val="002B3FB1"/>
    <w:rsid w:val="002B42DF"/>
    <w:rsid w:val="002C240C"/>
    <w:rsid w:val="002C68F9"/>
    <w:rsid w:val="002C796A"/>
    <w:rsid w:val="002D47D9"/>
    <w:rsid w:val="002D770F"/>
    <w:rsid w:val="002E2F63"/>
    <w:rsid w:val="002E4781"/>
    <w:rsid w:val="002E70D7"/>
    <w:rsid w:val="002F4EAC"/>
    <w:rsid w:val="0031014D"/>
    <w:rsid w:val="00316140"/>
    <w:rsid w:val="00316D0E"/>
    <w:rsid w:val="00322155"/>
    <w:rsid w:val="00325997"/>
    <w:rsid w:val="00330A7A"/>
    <w:rsid w:val="003320B7"/>
    <w:rsid w:val="00335B9C"/>
    <w:rsid w:val="00346DCB"/>
    <w:rsid w:val="003577DF"/>
    <w:rsid w:val="00367C1F"/>
    <w:rsid w:val="00377C04"/>
    <w:rsid w:val="003827E5"/>
    <w:rsid w:val="00383927"/>
    <w:rsid w:val="003A4F25"/>
    <w:rsid w:val="003A726C"/>
    <w:rsid w:val="003B0A5D"/>
    <w:rsid w:val="003B0E13"/>
    <w:rsid w:val="003B2162"/>
    <w:rsid w:val="003B4686"/>
    <w:rsid w:val="003B5FEE"/>
    <w:rsid w:val="00400416"/>
    <w:rsid w:val="00406C87"/>
    <w:rsid w:val="00407C8F"/>
    <w:rsid w:val="0041186A"/>
    <w:rsid w:val="00411994"/>
    <w:rsid w:val="00411F05"/>
    <w:rsid w:val="004142F5"/>
    <w:rsid w:val="00420D40"/>
    <w:rsid w:val="00421E7A"/>
    <w:rsid w:val="004238B1"/>
    <w:rsid w:val="00427BC6"/>
    <w:rsid w:val="00430BCD"/>
    <w:rsid w:val="00435F7A"/>
    <w:rsid w:val="00437A53"/>
    <w:rsid w:val="004523C8"/>
    <w:rsid w:val="00452BA7"/>
    <w:rsid w:val="00456047"/>
    <w:rsid w:val="004624A4"/>
    <w:rsid w:val="004658A8"/>
    <w:rsid w:val="0047052E"/>
    <w:rsid w:val="004759E2"/>
    <w:rsid w:val="00476766"/>
    <w:rsid w:val="00484CAE"/>
    <w:rsid w:val="00486067"/>
    <w:rsid w:val="00491190"/>
    <w:rsid w:val="004A0D47"/>
    <w:rsid w:val="004A1550"/>
    <w:rsid w:val="004A37B8"/>
    <w:rsid w:val="004A6B7A"/>
    <w:rsid w:val="004B7CAE"/>
    <w:rsid w:val="004C09B5"/>
    <w:rsid w:val="004C4E41"/>
    <w:rsid w:val="004C6798"/>
    <w:rsid w:val="004D2BF2"/>
    <w:rsid w:val="004D493C"/>
    <w:rsid w:val="004D74D8"/>
    <w:rsid w:val="004E0D4F"/>
    <w:rsid w:val="004E6C54"/>
    <w:rsid w:val="004F1284"/>
    <w:rsid w:val="004F7D93"/>
    <w:rsid w:val="005013ED"/>
    <w:rsid w:val="00510E6F"/>
    <w:rsid w:val="00522FBA"/>
    <w:rsid w:val="005239CD"/>
    <w:rsid w:val="00527CE7"/>
    <w:rsid w:val="00534A6E"/>
    <w:rsid w:val="00545CEE"/>
    <w:rsid w:val="005475ED"/>
    <w:rsid w:val="00573B2F"/>
    <w:rsid w:val="00573CAE"/>
    <w:rsid w:val="00575831"/>
    <w:rsid w:val="0058417F"/>
    <w:rsid w:val="00585F94"/>
    <w:rsid w:val="00594E7A"/>
    <w:rsid w:val="005A7E77"/>
    <w:rsid w:val="005C477F"/>
    <w:rsid w:val="005F3C30"/>
    <w:rsid w:val="005F6030"/>
    <w:rsid w:val="0060005E"/>
    <w:rsid w:val="00603473"/>
    <w:rsid w:val="00604088"/>
    <w:rsid w:val="00604544"/>
    <w:rsid w:val="00605AA8"/>
    <w:rsid w:val="00616F07"/>
    <w:rsid w:val="00637882"/>
    <w:rsid w:val="006438D5"/>
    <w:rsid w:val="006639D9"/>
    <w:rsid w:val="00663ECC"/>
    <w:rsid w:val="00672735"/>
    <w:rsid w:val="00672E47"/>
    <w:rsid w:val="00676359"/>
    <w:rsid w:val="00682418"/>
    <w:rsid w:val="00683D0E"/>
    <w:rsid w:val="00686044"/>
    <w:rsid w:val="00691BA5"/>
    <w:rsid w:val="006936FE"/>
    <w:rsid w:val="006959D9"/>
    <w:rsid w:val="00695D28"/>
    <w:rsid w:val="006A059E"/>
    <w:rsid w:val="006A0D01"/>
    <w:rsid w:val="006A6A3E"/>
    <w:rsid w:val="006A7CC9"/>
    <w:rsid w:val="006B63E1"/>
    <w:rsid w:val="006C669F"/>
    <w:rsid w:val="006C745F"/>
    <w:rsid w:val="006D7552"/>
    <w:rsid w:val="006F5B55"/>
    <w:rsid w:val="00702E84"/>
    <w:rsid w:val="00707E84"/>
    <w:rsid w:val="00711E0F"/>
    <w:rsid w:val="0071251E"/>
    <w:rsid w:val="00713B70"/>
    <w:rsid w:val="00720528"/>
    <w:rsid w:val="00727118"/>
    <w:rsid w:val="007344B4"/>
    <w:rsid w:val="007419F7"/>
    <w:rsid w:val="00745D36"/>
    <w:rsid w:val="0075026F"/>
    <w:rsid w:val="00756D83"/>
    <w:rsid w:val="0075749A"/>
    <w:rsid w:val="00763A4F"/>
    <w:rsid w:val="007851DA"/>
    <w:rsid w:val="007913AA"/>
    <w:rsid w:val="007B0166"/>
    <w:rsid w:val="007B655B"/>
    <w:rsid w:val="007B7929"/>
    <w:rsid w:val="007C1BC2"/>
    <w:rsid w:val="007C2619"/>
    <w:rsid w:val="007C332C"/>
    <w:rsid w:val="007C4051"/>
    <w:rsid w:val="007D22C1"/>
    <w:rsid w:val="007E6366"/>
    <w:rsid w:val="007E6918"/>
    <w:rsid w:val="007F12B3"/>
    <w:rsid w:val="007F4CE2"/>
    <w:rsid w:val="007F7C0D"/>
    <w:rsid w:val="00801A37"/>
    <w:rsid w:val="0080318D"/>
    <w:rsid w:val="00805E24"/>
    <w:rsid w:val="00816477"/>
    <w:rsid w:val="008231F6"/>
    <w:rsid w:val="00831ACA"/>
    <w:rsid w:val="00831C07"/>
    <w:rsid w:val="00845BF8"/>
    <w:rsid w:val="00855964"/>
    <w:rsid w:val="00857456"/>
    <w:rsid w:val="0086356A"/>
    <w:rsid w:val="00867572"/>
    <w:rsid w:val="00873699"/>
    <w:rsid w:val="00885301"/>
    <w:rsid w:val="00886882"/>
    <w:rsid w:val="008961B0"/>
    <w:rsid w:val="008A2F9A"/>
    <w:rsid w:val="008A4737"/>
    <w:rsid w:val="008A70D7"/>
    <w:rsid w:val="008B1EE1"/>
    <w:rsid w:val="008C0742"/>
    <w:rsid w:val="008C233B"/>
    <w:rsid w:val="008C311E"/>
    <w:rsid w:val="008C3881"/>
    <w:rsid w:val="008C4DF7"/>
    <w:rsid w:val="008C5CC9"/>
    <w:rsid w:val="008C649F"/>
    <w:rsid w:val="008D4F4C"/>
    <w:rsid w:val="008D5D8D"/>
    <w:rsid w:val="008E1DDB"/>
    <w:rsid w:val="008F6192"/>
    <w:rsid w:val="00900A0A"/>
    <w:rsid w:val="009030EC"/>
    <w:rsid w:val="009149A9"/>
    <w:rsid w:val="0092417F"/>
    <w:rsid w:val="009247AE"/>
    <w:rsid w:val="00925CC7"/>
    <w:rsid w:val="00930F99"/>
    <w:rsid w:val="009333AC"/>
    <w:rsid w:val="00936EE1"/>
    <w:rsid w:val="0093751B"/>
    <w:rsid w:val="0094018C"/>
    <w:rsid w:val="00942B57"/>
    <w:rsid w:val="009430D0"/>
    <w:rsid w:val="00943307"/>
    <w:rsid w:val="00952563"/>
    <w:rsid w:val="00956BDF"/>
    <w:rsid w:val="009572B7"/>
    <w:rsid w:val="00962C58"/>
    <w:rsid w:val="00964DE1"/>
    <w:rsid w:val="00972BF0"/>
    <w:rsid w:val="009748A7"/>
    <w:rsid w:val="00975DA7"/>
    <w:rsid w:val="00995F1C"/>
    <w:rsid w:val="00997FE6"/>
    <w:rsid w:val="009A045E"/>
    <w:rsid w:val="009A1F1E"/>
    <w:rsid w:val="009A5EEA"/>
    <w:rsid w:val="009B05E4"/>
    <w:rsid w:val="009B1266"/>
    <w:rsid w:val="009B1E5B"/>
    <w:rsid w:val="009C01F2"/>
    <w:rsid w:val="009D1B47"/>
    <w:rsid w:val="009E4225"/>
    <w:rsid w:val="009E567C"/>
    <w:rsid w:val="009E7B1A"/>
    <w:rsid w:val="00A11482"/>
    <w:rsid w:val="00A11E51"/>
    <w:rsid w:val="00A1313D"/>
    <w:rsid w:val="00A164E4"/>
    <w:rsid w:val="00A22260"/>
    <w:rsid w:val="00A27086"/>
    <w:rsid w:val="00A46906"/>
    <w:rsid w:val="00A63C18"/>
    <w:rsid w:val="00A66596"/>
    <w:rsid w:val="00A67338"/>
    <w:rsid w:val="00A750C6"/>
    <w:rsid w:val="00A75F26"/>
    <w:rsid w:val="00A80C57"/>
    <w:rsid w:val="00A9028F"/>
    <w:rsid w:val="00A910EB"/>
    <w:rsid w:val="00A9128B"/>
    <w:rsid w:val="00A960CE"/>
    <w:rsid w:val="00A968B1"/>
    <w:rsid w:val="00AA0029"/>
    <w:rsid w:val="00AA1820"/>
    <w:rsid w:val="00AB3727"/>
    <w:rsid w:val="00AB6223"/>
    <w:rsid w:val="00AE26B1"/>
    <w:rsid w:val="00B0064B"/>
    <w:rsid w:val="00B03091"/>
    <w:rsid w:val="00B07F45"/>
    <w:rsid w:val="00B1536A"/>
    <w:rsid w:val="00B207AD"/>
    <w:rsid w:val="00B22BF1"/>
    <w:rsid w:val="00B23BED"/>
    <w:rsid w:val="00B26AF1"/>
    <w:rsid w:val="00B34424"/>
    <w:rsid w:val="00B40DCA"/>
    <w:rsid w:val="00B44476"/>
    <w:rsid w:val="00B46CE5"/>
    <w:rsid w:val="00B5120D"/>
    <w:rsid w:val="00B540EF"/>
    <w:rsid w:val="00B564FA"/>
    <w:rsid w:val="00B661F3"/>
    <w:rsid w:val="00B71C62"/>
    <w:rsid w:val="00B71D45"/>
    <w:rsid w:val="00B7399B"/>
    <w:rsid w:val="00B7577E"/>
    <w:rsid w:val="00B80193"/>
    <w:rsid w:val="00B8084B"/>
    <w:rsid w:val="00B80F6F"/>
    <w:rsid w:val="00B85711"/>
    <w:rsid w:val="00B906DA"/>
    <w:rsid w:val="00BA060E"/>
    <w:rsid w:val="00BA3EB9"/>
    <w:rsid w:val="00BB00D3"/>
    <w:rsid w:val="00BB388F"/>
    <w:rsid w:val="00BB4400"/>
    <w:rsid w:val="00BC0F35"/>
    <w:rsid w:val="00BC602C"/>
    <w:rsid w:val="00BC6B41"/>
    <w:rsid w:val="00BD085A"/>
    <w:rsid w:val="00BD0FCF"/>
    <w:rsid w:val="00BD2960"/>
    <w:rsid w:val="00BD603B"/>
    <w:rsid w:val="00BD7284"/>
    <w:rsid w:val="00BE72A4"/>
    <w:rsid w:val="00BF3E1D"/>
    <w:rsid w:val="00BF4E47"/>
    <w:rsid w:val="00BF658A"/>
    <w:rsid w:val="00BF6E2D"/>
    <w:rsid w:val="00C0154F"/>
    <w:rsid w:val="00C131C7"/>
    <w:rsid w:val="00C1337C"/>
    <w:rsid w:val="00C1488F"/>
    <w:rsid w:val="00C1499A"/>
    <w:rsid w:val="00C154C6"/>
    <w:rsid w:val="00C15F89"/>
    <w:rsid w:val="00C270B6"/>
    <w:rsid w:val="00C301E9"/>
    <w:rsid w:val="00C315A6"/>
    <w:rsid w:val="00C46D9B"/>
    <w:rsid w:val="00C5363E"/>
    <w:rsid w:val="00C537B9"/>
    <w:rsid w:val="00C551DF"/>
    <w:rsid w:val="00C6135B"/>
    <w:rsid w:val="00C61700"/>
    <w:rsid w:val="00C64678"/>
    <w:rsid w:val="00C7356B"/>
    <w:rsid w:val="00C81553"/>
    <w:rsid w:val="00C83A33"/>
    <w:rsid w:val="00C8637F"/>
    <w:rsid w:val="00C870E4"/>
    <w:rsid w:val="00C90035"/>
    <w:rsid w:val="00C96297"/>
    <w:rsid w:val="00CA3DE1"/>
    <w:rsid w:val="00CA41BF"/>
    <w:rsid w:val="00CB0E23"/>
    <w:rsid w:val="00CC2080"/>
    <w:rsid w:val="00CC2562"/>
    <w:rsid w:val="00CC2B41"/>
    <w:rsid w:val="00CE5A30"/>
    <w:rsid w:val="00CE5E45"/>
    <w:rsid w:val="00CF4573"/>
    <w:rsid w:val="00D02AE2"/>
    <w:rsid w:val="00D03DA4"/>
    <w:rsid w:val="00D11935"/>
    <w:rsid w:val="00D121F5"/>
    <w:rsid w:val="00D127B6"/>
    <w:rsid w:val="00D30D12"/>
    <w:rsid w:val="00D369B9"/>
    <w:rsid w:val="00D40F1A"/>
    <w:rsid w:val="00D55FEC"/>
    <w:rsid w:val="00D61551"/>
    <w:rsid w:val="00D623BB"/>
    <w:rsid w:val="00D65F8B"/>
    <w:rsid w:val="00D718AC"/>
    <w:rsid w:val="00D81E66"/>
    <w:rsid w:val="00D938A4"/>
    <w:rsid w:val="00D966B3"/>
    <w:rsid w:val="00DA5340"/>
    <w:rsid w:val="00DB12C6"/>
    <w:rsid w:val="00DB18A3"/>
    <w:rsid w:val="00DB3686"/>
    <w:rsid w:val="00DB57B7"/>
    <w:rsid w:val="00DC0FB8"/>
    <w:rsid w:val="00DD357C"/>
    <w:rsid w:val="00DD5CC8"/>
    <w:rsid w:val="00DE1E98"/>
    <w:rsid w:val="00DE5747"/>
    <w:rsid w:val="00DE6157"/>
    <w:rsid w:val="00DF7CBE"/>
    <w:rsid w:val="00E16536"/>
    <w:rsid w:val="00E22AEB"/>
    <w:rsid w:val="00E23A70"/>
    <w:rsid w:val="00E33378"/>
    <w:rsid w:val="00E37D00"/>
    <w:rsid w:val="00E43E6E"/>
    <w:rsid w:val="00E45EA0"/>
    <w:rsid w:val="00E4763B"/>
    <w:rsid w:val="00E51A53"/>
    <w:rsid w:val="00E61496"/>
    <w:rsid w:val="00E66E9F"/>
    <w:rsid w:val="00E70D63"/>
    <w:rsid w:val="00E821F5"/>
    <w:rsid w:val="00E871C2"/>
    <w:rsid w:val="00E964D0"/>
    <w:rsid w:val="00EA71BA"/>
    <w:rsid w:val="00EB294F"/>
    <w:rsid w:val="00EB6BEA"/>
    <w:rsid w:val="00EC5BE3"/>
    <w:rsid w:val="00ED08A8"/>
    <w:rsid w:val="00ED4392"/>
    <w:rsid w:val="00EE4761"/>
    <w:rsid w:val="00F133D6"/>
    <w:rsid w:val="00F15CC1"/>
    <w:rsid w:val="00F15F5D"/>
    <w:rsid w:val="00F22BD6"/>
    <w:rsid w:val="00F232E4"/>
    <w:rsid w:val="00F23E30"/>
    <w:rsid w:val="00F26538"/>
    <w:rsid w:val="00F26A27"/>
    <w:rsid w:val="00F321C4"/>
    <w:rsid w:val="00F42A88"/>
    <w:rsid w:val="00F440C5"/>
    <w:rsid w:val="00F51216"/>
    <w:rsid w:val="00F545E0"/>
    <w:rsid w:val="00F56498"/>
    <w:rsid w:val="00F67311"/>
    <w:rsid w:val="00F67DE4"/>
    <w:rsid w:val="00F7100E"/>
    <w:rsid w:val="00F757B4"/>
    <w:rsid w:val="00F761CD"/>
    <w:rsid w:val="00F768D1"/>
    <w:rsid w:val="00F84B97"/>
    <w:rsid w:val="00FA3A2B"/>
    <w:rsid w:val="00FA4F67"/>
    <w:rsid w:val="00FB3AB6"/>
    <w:rsid w:val="00FB7C45"/>
    <w:rsid w:val="00FC2238"/>
    <w:rsid w:val="00FC7DD6"/>
    <w:rsid w:val="00FE5873"/>
    <w:rsid w:val="00FF1615"/>
    <w:rsid w:val="00FF31B8"/>
  </w:rsids>
  <m:mathPr>
    <m:mathFont m:val="Cambria Math"/>
    <m:brkBin m:val="before"/>
    <m:brkBinSub m:val="--"/>
    <m:smallFrac m:val="0"/>
    <m:dispDef/>
    <m:lMargin m:val="0"/>
    <m:rMargin m:val="0"/>
    <m:defJc m:val="centerGroup"/>
    <m:wrapIndent m:val="1440"/>
    <m:intLim m:val="subSup"/>
    <m:naryLim m:val="undOvr"/>
  </m:mathPr>
  <w:themeFontLang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D129D"/>
  <w15:chartTrackingRefBased/>
  <w15:docId w15:val="{2AF1B1BA-F61A-4B85-B51E-D58EE1706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0DB"/>
    <w:rPr>
      <w:kern w:val="0"/>
      <w:lang w:val="en-US"/>
      <w14:ligatures w14:val="none"/>
    </w:rPr>
  </w:style>
  <w:style w:type="paragraph" w:styleId="Heading1">
    <w:name w:val="heading 1"/>
    <w:basedOn w:val="Normal"/>
    <w:next w:val="Normal"/>
    <w:link w:val="Heading1Char"/>
    <w:uiPriority w:val="9"/>
    <w:qFormat/>
    <w:rsid w:val="00B71C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32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D20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71C62"/>
    <w:rPr>
      <w:rFonts w:asciiTheme="majorHAnsi" w:eastAsiaTheme="majorEastAsia" w:hAnsiTheme="majorHAnsi" w:cstheme="majorBidi"/>
      <w:color w:val="2F5496" w:themeColor="accent1" w:themeShade="BF"/>
      <w:kern w:val="0"/>
      <w:sz w:val="32"/>
      <w:szCs w:val="32"/>
      <w:lang w:val="en-US"/>
      <w14:ligatures w14:val="none"/>
    </w:rPr>
  </w:style>
  <w:style w:type="paragraph" w:styleId="ListParagraph">
    <w:name w:val="List Paragraph"/>
    <w:basedOn w:val="Normal"/>
    <w:uiPriority w:val="34"/>
    <w:qFormat/>
    <w:rsid w:val="0086356A"/>
    <w:pPr>
      <w:ind w:left="720"/>
      <w:contextualSpacing/>
    </w:pPr>
  </w:style>
  <w:style w:type="paragraph" w:styleId="TOCHeading">
    <w:name w:val="TOC Heading"/>
    <w:basedOn w:val="Heading1"/>
    <w:next w:val="Normal"/>
    <w:uiPriority w:val="39"/>
    <w:unhideWhenUsed/>
    <w:qFormat/>
    <w:rsid w:val="009748A7"/>
    <w:pPr>
      <w:outlineLvl w:val="9"/>
    </w:pPr>
    <w:rPr>
      <w:lang w:eastAsia="en-US"/>
    </w:rPr>
  </w:style>
  <w:style w:type="paragraph" w:styleId="TOC1">
    <w:name w:val="toc 1"/>
    <w:basedOn w:val="Normal"/>
    <w:next w:val="Normal"/>
    <w:autoRedefine/>
    <w:uiPriority w:val="39"/>
    <w:unhideWhenUsed/>
    <w:rsid w:val="009748A7"/>
    <w:pPr>
      <w:spacing w:after="100"/>
    </w:pPr>
  </w:style>
  <w:style w:type="character" w:styleId="Hyperlink">
    <w:name w:val="Hyperlink"/>
    <w:basedOn w:val="DefaultParagraphFont"/>
    <w:uiPriority w:val="99"/>
    <w:unhideWhenUsed/>
    <w:rsid w:val="009748A7"/>
    <w:rPr>
      <w:color w:val="0563C1" w:themeColor="hyperlink"/>
      <w:u w:val="single"/>
    </w:rPr>
  </w:style>
  <w:style w:type="character" w:customStyle="1" w:styleId="Heading2Char">
    <w:name w:val="Heading 2 Char"/>
    <w:basedOn w:val="DefaultParagraphFont"/>
    <w:link w:val="Heading2"/>
    <w:uiPriority w:val="9"/>
    <w:rsid w:val="000932D8"/>
    <w:rPr>
      <w:rFonts w:asciiTheme="majorHAnsi" w:eastAsiaTheme="majorEastAsia" w:hAnsiTheme="majorHAnsi" w:cstheme="majorBidi"/>
      <w:color w:val="2F5496" w:themeColor="accent1" w:themeShade="BF"/>
      <w:kern w:val="0"/>
      <w:sz w:val="26"/>
      <w:szCs w:val="26"/>
      <w:lang w:val="en-US"/>
      <w14:ligatures w14:val="none"/>
    </w:rPr>
  </w:style>
  <w:style w:type="paragraph" w:styleId="TOC2">
    <w:name w:val="toc 2"/>
    <w:basedOn w:val="Normal"/>
    <w:next w:val="Normal"/>
    <w:autoRedefine/>
    <w:uiPriority w:val="39"/>
    <w:unhideWhenUsed/>
    <w:rsid w:val="000B721A"/>
    <w:pPr>
      <w:spacing w:after="100"/>
      <w:ind w:left="220"/>
    </w:pPr>
  </w:style>
  <w:style w:type="paragraph" w:styleId="Header">
    <w:name w:val="header"/>
    <w:basedOn w:val="Normal"/>
    <w:link w:val="HeaderChar"/>
    <w:uiPriority w:val="99"/>
    <w:unhideWhenUsed/>
    <w:rsid w:val="00194B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4BED"/>
    <w:rPr>
      <w:kern w:val="0"/>
      <w:lang w:val="en-US"/>
      <w14:ligatures w14:val="none"/>
    </w:rPr>
  </w:style>
  <w:style w:type="paragraph" w:styleId="Footer">
    <w:name w:val="footer"/>
    <w:basedOn w:val="Normal"/>
    <w:link w:val="FooterChar"/>
    <w:uiPriority w:val="99"/>
    <w:unhideWhenUsed/>
    <w:rsid w:val="00194B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4BED"/>
    <w:rPr>
      <w:kern w:val="0"/>
      <w:lang w:val="en-US"/>
      <w14:ligatures w14:val="none"/>
    </w:rPr>
  </w:style>
  <w:style w:type="paragraph" w:styleId="Revision">
    <w:name w:val="Revision"/>
    <w:hidden/>
    <w:uiPriority w:val="99"/>
    <w:semiHidden/>
    <w:rsid w:val="00A63C18"/>
    <w:pPr>
      <w:spacing w:after="0" w:line="240" w:lineRule="auto"/>
    </w:pPr>
    <w:rPr>
      <w:kern w:val="0"/>
      <w:lang w:val="en-US"/>
      <w14:ligatures w14:val="none"/>
    </w:rPr>
  </w:style>
  <w:style w:type="table" w:styleId="TableGrid">
    <w:name w:val="Table Grid"/>
    <w:basedOn w:val="TableNormal"/>
    <w:uiPriority w:val="39"/>
    <w:rsid w:val="00DB18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45D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490229">
      <w:bodyDiv w:val="1"/>
      <w:marLeft w:val="0"/>
      <w:marRight w:val="0"/>
      <w:marTop w:val="0"/>
      <w:marBottom w:val="0"/>
      <w:divBdr>
        <w:top w:val="none" w:sz="0" w:space="0" w:color="auto"/>
        <w:left w:val="none" w:sz="0" w:space="0" w:color="auto"/>
        <w:bottom w:val="none" w:sz="0" w:space="0" w:color="auto"/>
        <w:right w:val="none" w:sz="0" w:space="0" w:color="auto"/>
      </w:divBdr>
      <w:divsChild>
        <w:div w:id="357589222">
          <w:marLeft w:val="0"/>
          <w:marRight w:val="0"/>
          <w:marTop w:val="0"/>
          <w:marBottom w:val="0"/>
          <w:divBdr>
            <w:top w:val="none" w:sz="0" w:space="0" w:color="auto"/>
            <w:left w:val="none" w:sz="0" w:space="0" w:color="auto"/>
            <w:bottom w:val="none" w:sz="0" w:space="0" w:color="auto"/>
            <w:right w:val="none" w:sz="0" w:space="0" w:color="auto"/>
          </w:divBdr>
          <w:divsChild>
            <w:div w:id="1191721692">
              <w:marLeft w:val="0"/>
              <w:marRight w:val="0"/>
              <w:marTop w:val="0"/>
              <w:marBottom w:val="0"/>
              <w:divBdr>
                <w:top w:val="none" w:sz="0" w:space="0" w:color="auto"/>
                <w:left w:val="none" w:sz="0" w:space="0" w:color="auto"/>
                <w:bottom w:val="none" w:sz="0" w:space="0" w:color="auto"/>
                <w:right w:val="none" w:sz="0" w:space="0" w:color="auto"/>
              </w:divBdr>
            </w:div>
            <w:div w:id="423650095">
              <w:marLeft w:val="0"/>
              <w:marRight w:val="0"/>
              <w:marTop w:val="0"/>
              <w:marBottom w:val="0"/>
              <w:divBdr>
                <w:top w:val="none" w:sz="0" w:space="0" w:color="auto"/>
                <w:left w:val="none" w:sz="0" w:space="0" w:color="auto"/>
                <w:bottom w:val="none" w:sz="0" w:space="0" w:color="auto"/>
                <w:right w:val="none" w:sz="0" w:space="0" w:color="auto"/>
              </w:divBdr>
            </w:div>
            <w:div w:id="614361776">
              <w:marLeft w:val="0"/>
              <w:marRight w:val="0"/>
              <w:marTop w:val="0"/>
              <w:marBottom w:val="0"/>
              <w:divBdr>
                <w:top w:val="none" w:sz="0" w:space="0" w:color="auto"/>
                <w:left w:val="none" w:sz="0" w:space="0" w:color="auto"/>
                <w:bottom w:val="none" w:sz="0" w:space="0" w:color="auto"/>
                <w:right w:val="none" w:sz="0" w:space="0" w:color="auto"/>
              </w:divBdr>
            </w:div>
            <w:div w:id="199322689">
              <w:marLeft w:val="0"/>
              <w:marRight w:val="0"/>
              <w:marTop w:val="0"/>
              <w:marBottom w:val="0"/>
              <w:divBdr>
                <w:top w:val="none" w:sz="0" w:space="0" w:color="auto"/>
                <w:left w:val="none" w:sz="0" w:space="0" w:color="auto"/>
                <w:bottom w:val="none" w:sz="0" w:space="0" w:color="auto"/>
                <w:right w:val="none" w:sz="0" w:space="0" w:color="auto"/>
              </w:divBdr>
            </w:div>
            <w:div w:id="702558142">
              <w:marLeft w:val="0"/>
              <w:marRight w:val="0"/>
              <w:marTop w:val="0"/>
              <w:marBottom w:val="0"/>
              <w:divBdr>
                <w:top w:val="none" w:sz="0" w:space="0" w:color="auto"/>
                <w:left w:val="none" w:sz="0" w:space="0" w:color="auto"/>
                <w:bottom w:val="none" w:sz="0" w:space="0" w:color="auto"/>
                <w:right w:val="none" w:sz="0" w:space="0" w:color="auto"/>
              </w:divBdr>
            </w:div>
            <w:div w:id="314068507">
              <w:marLeft w:val="0"/>
              <w:marRight w:val="0"/>
              <w:marTop w:val="0"/>
              <w:marBottom w:val="0"/>
              <w:divBdr>
                <w:top w:val="none" w:sz="0" w:space="0" w:color="auto"/>
                <w:left w:val="none" w:sz="0" w:space="0" w:color="auto"/>
                <w:bottom w:val="none" w:sz="0" w:space="0" w:color="auto"/>
                <w:right w:val="none" w:sz="0" w:space="0" w:color="auto"/>
              </w:divBdr>
            </w:div>
            <w:div w:id="2030519282">
              <w:marLeft w:val="0"/>
              <w:marRight w:val="0"/>
              <w:marTop w:val="0"/>
              <w:marBottom w:val="0"/>
              <w:divBdr>
                <w:top w:val="none" w:sz="0" w:space="0" w:color="auto"/>
                <w:left w:val="none" w:sz="0" w:space="0" w:color="auto"/>
                <w:bottom w:val="none" w:sz="0" w:space="0" w:color="auto"/>
                <w:right w:val="none" w:sz="0" w:space="0" w:color="auto"/>
              </w:divBdr>
            </w:div>
            <w:div w:id="853111597">
              <w:marLeft w:val="0"/>
              <w:marRight w:val="0"/>
              <w:marTop w:val="0"/>
              <w:marBottom w:val="0"/>
              <w:divBdr>
                <w:top w:val="none" w:sz="0" w:space="0" w:color="auto"/>
                <w:left w:val="none" w:sz="0" w:space="0" w:color="auto"/>
                <w:bottom w:val="none" w:sz="0" w:space="0" w:color="auto"/>
                <w:right w:val="none" w:sz="0" w:space="0" w:color="auto"/>
              </w:divBdr>
            </w:div>
            <w:div w:id="929199094">
              <w:marLeft w:val="0"/>
              <w:marRight w:val="0"/>
              <w:marTop w:val="0"/>
              <w:marBottom w:val="0"/>
              <w:divBdr>
                <w:top w:val="none" w:sz="0" w:space="0" w:color="auto"/>
                <w:left w:val="none" w:sz="0" w:space="0" w:color="auto"/>
                <w:bottom w:val="none" w:sz="0" w:space="0" w:color="auto"/>
                <w:right w:val="none" w:sz="0" w:space="0" w:color="auto"/>
              </w:divBdr>
            </w:div>
            <w:div w:id="1078938270">
              <w:marLeft w:val="0"/>
              <w:marRight w:val="0"/>
              <w:marTop w:val="0"/>
              <w:marBottom w:val="0"/>
              <w:divBdr>
                <w:top w:val="none" w:sz="0" w:space="0" w:color="auto"/>
                <w:left w:val="none" w:sz="0" w:space="0" w:color="auto"/>
                <w:bottom w:val="none" w:sz="0" w:space="0" w:color="auto"/>
                <w:right w:val="none" w:sz="0" w:space="0" w:color="auto"/>
              </w:divBdr>
            </w:div>
            <w:div w:id="932321068">
              <w:marLeft w:val="0"/>
              <w:marRight w:val="0"/>
              <w:marTop w:val="0"/>
              <w:marBottom w:val="0"/>
              <w:divBdr>
                <w:top w:val="none" w:sz="0" w:space="0" w:color="auto"/>
                <w:left w:val="none" w:sz="0" w:space="0" w:color="auto"/>
                <w:bottom w:val="none" w:sz="0" w:space="0" w:color="auto"/>
                <w:right w:val="none" w:sz="0" w:space="0" w:color="auto"/>
              </w:divBdr>
            </w:div>
            <w:div w:id="27074208">
              <w:marLeft w:val="0"/>
              <w:marRight w:val="0"/>
              <w:marTop w:val="0"/>
              <w:marBottom w:val="0"/>
              <w:divBdr>
                <w:top w:val="none" w:sz="0" w:space="0" w:color="auto"/>
                <w:left w:val="none" w:sz="0" w:space="0" w:color="auto"/>
                <w:bottom w:val="none" w:sz="0" w:space="0" w:color="auto"/>
                <w:right w:val="none" w:sz="0" w:space="0" w:color="auto"/>
              </w:divBdr>
            </w:div>
            <w:div w:id="1895311950">
              <w:marLeft w:val="0"/>
              <w:marRight w:val="0"/>
              <w:marTop w:val="0"/>
              <w:marBottom w:val="0"/>
              <w:divBdr>
                <w:top w:val="none" w:sz="0" w:space="0" w:color="auto"/>
                <w:left w:val="none" w:sz="0" w:space="0" w:color="auto"/>
                <w:bottom w:val="none" w:sz="0" w:space="0" w:color="auto"/>
                <w:right w:val="none" w:sz="0" w:space="0" w:color="auto"/>
              </w:divBdr>
            </w:div>
            <w:div w:id="171071475">
              <w:marLeft w:val="0"/>
              <w:marRight w:val="0"/>
              <w:marTop w:val="0"/>
              <w:marBottom w:val="0"/>
              <w:divBdr>
                <w:top w:val="none" w:sz="0" w:space="0" w:color="auto"/>
                <w:left w:val="none" w:sz="0" w:space="0" w:color="auto"/>
                <w:bottom w:val="none" w:sz="0" w:space="0" w:color="auto"/>
                <w:right w:val="none" w:sz="0" w:space="0" w:color="auto"/>
              </w:divBdr>
            </w:div>
            <w:div w:id="676351594">
              <w:marLeft w:val="0"/>
              <w:marRight w:val="0"/>
              <w:marTop w:val="0"/>
              <w:marBottom w:val="0"/>
              <w:divBdr>
                <w:top w:val="none" w:sz="0" w:space="0" w:color="auto"/>
                <w:left w:val="none" w:sz="0" w:space="0" w:color="auto"/>
                <w:bottom w:val="none" w:sz="0" w:space="0" w:color="auto"/>
                <w:right w:val="none" w:sz="0" w:space="0" w:color="auto"/>
              </w:divBdr>
            </w:div>
            <w:div w:id="1463157118">
              <w:marLeft w:val="0"/>
              <w:marRight w:val="0"/>
              <w:marTop w:val="0"/>
              <w:marBottom w:val="0"/>
              <w:divBdr>
                <w:top w:val="none" w:sz="0" w:space="0" w:color="auto"/>
                <w:left w:val="none" w:sz="0" w:space="0" w:color="auto"/>
                <w:bottom w:val="none" w:sz="0" w:space="0" w:color="auto"/>
                <w:right w:val="none" w:sz="0" w:space="0" w:color="auto"/>
              </w:divBdr>
            </w:div>
            <w:div w:id="1330405116">
              <w:marLeft w:val="0"/>
              <w:marRight w:val="0"/>
              <w:marTop w:val="0"/>
              <w:marBottom w:val="0"/>
              <w:divBdr>
                <w:top w:val="none" w:sz="0" w:space="0" w:color="auto"/>
                <w:left w:val="none" w:sz="0" w:space="0" w:color="auto"/>
                <w:bottom w:val="none" w:sz="0" w:space="0" w:color="auto"/>
                <w:right w:val="none" w:sz="0" w:space="0" w:color="auto"/>
              </w:divBdr>
            </w:div>
            <w:div w:id="161507057">
              <w:marLeft w:val="0"/>
              <w:marRight w:val="0"/>
              <w:marTop w:val="0"/>
              <w:marBottom w:val="0"/>
              <w:divBdr>
                <w:top w:val="none" w:sz="0" w:space="0" w:color="auto"/>
                <w:left w:val="none" w:sz="0" w:space="0" w:color="auto"/>
                <w:bottom w:val="none" w:sz="0" w:space="0" w:color="auto"/>
                <w:right w:val="none" w:sz="0" w:space="0" w:color="auto"/>
              </w:divBdr>
            </w:div>
            <w:div w:id="1382365395">
              <w:marLeft w:val="0"/>
              <w:marRight w:val="0"/>
              <w:marTop w:val="0"/>
              <w:marBottom w:val="0"/>
              <w:divBdr>
                <w:top w:val="none" w:sz="0" w:space="0" w:color="auto"/>
                <w:left w:val="none" w:sz="0" w:space="0" w:color="auto"/>
                <w:bottom w:val="none" w:sz="0" w:space="0" w:color="auto"/>
                <w:right w:val="none" w:sz="0" w:space="0" w:color="auto"/>
              </w:divBdr>
            </w:div>
            <w:div w:id="296842247">
              <w:marLeft w:val="0"/>
              <w:marRight w:val="0"/>
              <w:marTop w:val="0"/>
              <w:marBottom w:val="0"/>
              <w:divBdr>
                <w:top w:val="none" w:sz="0" w:space="0" w:color="auto"/>
                <w:left w:val="none" w:sz="0" w:space="0" w:color="auto"/>
                <w:bottom w:val="none" w:sz="0" w:space="0" w:color="auto"/>
                <w:right w:val="none" w:sz="0" w:space="0" w:color="auto"/>
              </w:divBdr>
            </w:div>
            <w:div w:id="1410272953">
              <w:marLeft w:val="0"/>
              <w:marRight w:val="0"/>
              <w:marTop w:val="0"/>
              <w:marBottom w:val="0"/>
              <w:divBdr>
                <w:top w:val="none" w:sz="0" w:space="0" w:color="auto"/>
                <w:left w:val="none" w:sz="0" w:space="0" w:color="auto"/>
                <w:bottom w:val="none" w:sz="0" w:space="0" w:color="auto"/>
                <w:right w:val="none" w:sz="0" w:space="0" w:color="auto"/>
              </w:divBdr>
            </w:div>
            <w:div w:id="1838300526">
              <w:marLeft w:val="0"/>
              <w:marRight w:val="0"/>
              <w:marTop w:val="0"/>
              <w:marBottom w:val="0"/>
              <w:divBdr>
                <w:top w:val="none" w:sz="0" w:space="0" w:color="auto"/>
                <w:left w:val="none" w:sz="0" w:space="0" w:color="auto"/>
                <w:bottom w:val="none" w:sz="0" w:space="0" w:color="auto"/>
                <w:right w:val="none" w:sz="0" w:space="0" w:color="auto"/>
              </w:divBdr>
            </w:div>
            <w:div w:id="931595894">
              <w:marLeft w:val="0"/>
              <w:marRight w:val="0"/>
              <w:marTop w:val="0"/>
              <w:marBottom w:val="0"/>
              <w:divBdr>
                <w:top w:val="none" w:sz="0" w:space="0" w:color="auto"/>
                <w:left w:val="none" w:sz="0" w:space="0" w:color="auto"/>
                <w:bottom w:val="none" w:sz="0" w:space="0" w:color="auto"/>
                <w:right w:val="none" w:sz="0" w:space="0" w:color="auto"/>
              </w:divBdr>
            </w:div>
            <w:div w:id="1576623866">
              <w:marLeft w:val="0"/>
              <w:marRight w:val="0"/>
              <w:marTop w:val="0"/>
              <w:marBottom w:val="0"/>
              <w:divBdr>
                <w:top w:val="none" w:sz="0" w:space="0" w:color="auto"/>
                <w:left w:val="none" w:sz="0" w:space="0" w:color="auto"/>
                <w:bottom w:val="none" w:sz="0" w:space="0" w:color="auto"/>
                <w:right w:val="none" w:sz="0" w:space="0" w:color="auto"/>
              </w:divBdr>
            </w:div>
            <w:div w:id="784884149">
              <w:marLeft w:val="0"/>
              <w:marRight w:val="0"/>
              <w:marTop w:val="0"/>
              <w:marBottom w:val="0"/>
              <w:divBdr>
                <w:top w:val="none" w:sz="0" w:space="0" w:color="auto"/>
                <w:left w:val="none" w:sz="0" w:space="0" w:color="auto"/>
                <w:bottom w:val="none" w:sz="0" w:space="0" w:color="auto"/>
                <w:right w:val="none" w:sz="0" w:space="0" w:color="auto"/>
              </w:divBdr>
            </w:div>
            <w:div w:id="296373675">
              <w:marLeft w:val="0"/>
              <w:marRight w:val="0"/>
              <w:marTop w:val="0"/>
              <w:marBottom w:val="0"/>
              <w:divBdr>
                <w:top w:val="none" w:sz="0" w:space="0" w:color="auto"/>
                <w:left w:val="none" w:sz="0" w:space="0" w:color="auto"/>
                <w:bottom w:val="none" w:sz="0" w:space="0" w:color="auto"/>
                <w:right w:val="none" w:sz="0" w:space="0" w:color="auto"/>
              </w:divBdr>
            </w:div>
            <w:div w:id="1190796649">
              <w:marLeft w:val="0"/>
              <w:marRight w:val="0"/>
              <w:marTop w:val="0"/>
              <w:marBottom w:val="0"/>
              <w:divBdr>
                <w:top w:val="none" w:sz="0" w:space="0" w:color="auto"/>
                <w:left w:val="none" w:sz="0" w:space="0" w:color="auto"/>
                <w:bottom w:val="none" w:sz="0" w:space="0" w:color="auto"/>
                <w:right w:val="none" w:sz="0" w:space="0" w:color="auto"/>
              </w:divBdr>
            </w:div>
            <w:div w:id="1351567257">
              <w:marLeft w:val="0"/>
              <w:marRight w:val="0"/>
              <w:marTop w:val="0"/>
              <w:marBottom w:val="0"/>
              <w:divBdr>
                <w:top w:val="none" w:sz="0" w:space="0" w:color="auto"/>
                <w:left w:val="none" w:sz="0" w:space="0" w:color="auto"/>
                <w:bottom w:val="none" w:sz="0" w:space="0" w:color="auto"/>
                <w:right w:val="none" w:sz="0" w:space="0" w:color="auto"/>
              </w:divBdr>
            </w:div>
            <w:div w:id="1194347821">
              <w:marLeft w:val="0"/>
              <w:marRight w:val="0"/>
              <w:marTop w:val="0"/>
              <w:marBottom w:val="0"/>
              <w:divBdr>
                <w:top w:val="none" w:sz="0" w:space="0" w:color="auto"/>
                <w:left w:val="none" w:sz="0" w:space="0" w:color="auto"/>
                <w:bottom w:val="none" w:sz="0" w:space="0" w:color="auto"/>
                <w:right w:val="none" w:sz="0" w:space="0" w:color="auto"/>
              </w:divBdr>
            </w:div>
            <w:div w:id="1362124394">
              <w:marLeft w:val="0"/>
              <w:marRight w:val="0"/>
              <w:marTop w:val="0"/>
              <w:marBottom w:val="0"/>
              <w:divBdr>
                <w:top w:val="none" w:sz="0" w:space="0" w:color="auto"/>
                <w:left w:val="none" w:sz="0" w:space="0" w:color="auto"/>
                <w:bottom w:val="none" w:sz="0" w:space="0" w:color="auto"/>
                <w:right w:val="none" w:sz="0" w:space="0" w:color="auto"/>
              </w:divBdr>
            </w:div>
            <w:div w:id="924803735">
              <w:marLeft w:val="0"/>
              <w:marRight w:val="0"/>
              <w:marTop w:val="0"/>
              <w:marBottom w:val="0"/>
              <w:divBdr>
                <w:top w:val="none" w:sz="0" w:space="0" w:color="auto"/>
                <w:left w:val="none" w:sz="0" w:space="0" w:color="auto"/>
                <w:bottom w:val="none" w:sz="0" w:space="0" w:color="auto"/>
                <w:right w:val="none" w:sz="0" w:space="0" w:color="auto"/>
              </w:divBdr>
            </w:div>
            <w:div w:id="1641494816">
              <w:marLeft w:val="0"/>
              <w:marRight w:val="0"/>
              <w:marTop w:val="0"/>
              <w:marBottom w:val="0"/>
              <w:divBdr>
                <w:top w:val="none" w:sz="0" w:space="0" w:color="auto"/>
                <w:left w:val="none" w:sz="0" w:space="0" w:color="auto"/>
                <w:bottom w:val="none" w:sz="0" w:space="0" w:color="auto"/>
                <w:right w:val="none" w:sz="0" w:space="0" w:color="auto"/>
              </w:divBdr>
            </w:div>
            <w:div w:id="370375573">
              <w:marLeft w:val="0"/>
              <w:marRight w:val="0"/>
              <w:marTop w:val="0"/>
              <w:marBottom w:val="0"/>
              <w:divBdr>
                <w:top w:val="none" w:sz="0" w:space="0" w:color="auto"/>
                <w:left w:val="none" w:sz="0" w:space="0" w:color="auto"/>
                <w:bottom w:val="none" w:sz="0" w:space="0" w:color="auto"/>
                <w:right w:val="none" w:sz="0" w:space="0" w:color="auto"/>
              </w:divBdr>
            </w:div>
            <w:div w:id="510797238">
              <w:marLeft w:val="0"/>
              <w:marRight w:val="0"/>
              <w:marTop w:val="0"/>
              <w:marBottom w:val="0"/>
              <w:divBdr>
                <w:top w:val="none" w:sz="0" w:space="0" w:color="auto"/>
                <w:left w:val="none" w:sz="0" w:space="0" w:color="auto"/>
                <w:bottom w:val="none" w:sz="0" w:space="0" w:color="auto"/>
                <w:right w:val="none" w:sz="0" w:space="0" w:color="auto"/>
              </w:divBdr>
            </w:div>
            <w:div w:id="1416855369">
              <w:marLeft w:val="0"/>
              <w:marRight w:val="0"/>
              <w:marTop w:val="0"/>
              <w:marBottom w:val="0"/>
              <w:divBdr>
                <w:top w:val="none" w:sz="0" w:space="0" w:color="auto"/>
                <w:left w:val="none" w:sz="0" w:space="0" w:color="auto"/>
                <w:bottom w:val="none" w:sz="0" w:space="0" w:color="auto"/>
                <w:right w:val="none" w:sz="0" w:space="0" w:color="auto"/>
              </w:divBdr>
            </w:div>
            <w:div w:id="1177958171">
              <w:marLeft w:val="0"/>
              <w:marRight w:val="0"/>
              <w:marTop w:val="0"/>
              <w:marBottom w:val="0"/>
              <w:divBdr>
                <w:top w:val="none" w:sz="0" w:space="0" w:color="auto"/>
                <w:left w:val="none" w:sz="0" w:space="0" w:color="auto"/>
                <w:bottom w:val="none" w:sz="0" w:space="0" w:color="auto"/>
                <w:right w:val="none" w:sz="0" w:space="0" w:color="auto"/>
              </w:divBdr>
            </w:div>
            <w:div w:id="732000224">
              <w:marLeft w:val="0"/>
              <w:marRight w:val="0"/>
              <w:marTop w:val="0"/>
              <w:marBottom w:val="0"/>
              <w:divBdr>
                <w:top w:val="none" w:sz="0" w:space="0" w:color="auto"/>
                <w:left w:val="none" w:sz="0" w:space="0" w:color="auto"/>
                <w:bottom w:val="none" w:sz="0" w:space="0" w:color="auto"/>
                <w:right w:val="none" w:sz="0" w:space="0" w:color="auto"/>
              </w:divBdr>
            </w:div>
            <w:div w:id="31345347">
              <w:marLeft w:val="0"/>
              <w:marRight w:val="0"/>
              <w:marTop w:val="0"/>
              <w:marBottom w:val="0"/>
              <w:divBdr>
                <w:top w:val="none" w:sz="0" w:space="0" w:color="auto"/>
                <w:left w:val="none" w:sz="0" w:space="0" w:color="auto"/>
                <w:bottom w:val="none" w:sz="0" w:space="0" w:color="auto"/>
                <w:right w:val="none" w:sz="0" w:space="0" w:color="auto"/>
              </w:divBdr>
            </w:div>
            <w:div w:id="973678251">
              <w:marLeft w:val="0"/>
              <w:marRight w:val="0"/>
              <w:marTop w:val="0"/>
              <w:marBottom w:val="0"/>
              <w:divBdr>
                <w:top w:val="none" w:sz="0" w:space="0" w:color="auto"/>
                <w:left w:val="none" w:sz="0" w:space="0" w:color="auto"/>
                <w:bottom w:val="none" w:sz="0" w:space="0" w:color="auto"/>
                <w:right w:val="none" w:sz="0" w:space="0" w:color="auto"/>
              </w:divBdr>
            </w:div>
            <w:div w:id="2038313992">
              <w:marLeft w:val="0"/>
              <w:marRight w:val="0"/>
              <w:marTop w:val="0"/>
              <w:marBottom w:val="0"/>
              <w:divBdr>
                <w:top w:val="none" w:sz="0" w:space="0" w:color="auto"/>
                <w:left w:val="none" w:sz="0" w:space="0" w:color="auto"/>
                <w:bottom w:val="none" w:sz="0" w:space="0" w:color="auto"/>
                <w:right w:val="none" w:sz="0" w:space="0" w:color="auto"/>
              </w:divBdr>
            </w:div>
            <w:div w:id="1017854826">
              <w:marLeft w:val="0"/>
              <w:marRight w:val="0"/>
              <w:marTop w:val="0"/>
              <w:marBottom w:val="0"/>
              <w:divBdr>
                <w:top w:val="none" w:sz="0" w:space="0" w:color="auto"/>
                <w:left w:val="none" w:sz="0" w:space="0" w:color="auto"/>
                <w:bottom w:val="none" w:sz="0" w:space="0" w:color="auto"/>
                <w:right w:val="none" w:sz="0" w:space="0" w:color="auto"/>
              </w:divBdr>
            </w:div>
            <w:div w:id="1553080696">
              <w:marLeft w:val="0"/>
              <w:marRight w:val="0"/>
              <w:marTop w:val="0"/>
              <w:marBottom w:val="0"/>
              <w:divBdr>
                <w:top w:val="none" w:sz="0" w:space="0" w:color="auto"/>
                <w:left w:val="none" w:sz="0" w:space="0" w:color="auto"/>
                <w:bottom w:val="none" w:sz="0" w:space="0" w:color="auto"/>
                <w:right w:val="none" w:sz="0" w:space="0" w:color="auto"/>
              </w:divBdr>
            </w:div>
            <w:div w:id="2013794196">
              <w:marLeft w:val="0"/>
              <w:marRight w:val="0"/>
              <w:marTop w:val="0"/>
              <w:marBottom w:val="0"/>
              <w:divBdr>
                <w:top w:val="none" w:sz="0" w:space="0" w:color="auto"/>
                <w:left w:val="none" w:sz="0" w:space="0" w:color="auto"/>
                <w:bottom w:val="none" w:sz="0" w:space="0" w:color="auto"/>
                <w:right w:val="none" w:sz="0" w:space="0" w:color="auto"/>
              </w:divBdr>
            </w:div>
            <w:div w:id="553852148">
              <w:marLeft w:val="0"/>
              <w:marRight w:val="0"/>
              <w:marTop w:val="0"/>
              <w:marBottom w:val="0"/>
              <w:divBdr>
                <w:top w:val="none" w:sz="0" w:space="0" w:color="auto"/>
                <w:left w:val="none" w:sz="0" w:space="0" w:color="auto"/>
                <w:bottom w:val="none" w:sz="0" w:space="0" w:color="auto"/>
                <w:right w:val="none" w:sz="0" w:space="0" w:color="auto"/>
              </w:divBdr>
            </w:div>
            <w:div w:id="1208183813">
              <w:marLeft w:val="0"/>
              <w:marRight w:val="0"/>
              <w:marTop w:val="0"/>
              <w:marBottom w:val="0"/>
              <w:divBdr>
                <w:top w:val="none" w:sz="0" w:space="0" w:color="auto"/>
                <w:left w:val="none" w:sz="0" w:space="0" w:color="auto"/>
                <w:bottom w:val="none" w:sz="0" w:space="0" w:color="auto"/>
                <w:right w:val="none" w:sz="0" w:space="0" w:color="auto"/>
              </w:divBdr>
            </w:div>
            <w:div w:id="437651117">
              <w:marLeft w:val="0"/>
              <w:marRight w:val="0"/>
              <w:marTop w:val="0"/>
              <w:marBottom w:val="0"/>
              <w:divBdr>
                <w:top w:val="none" w:sz="0" w:space="0" w:color="auto"/>
                <w:left w:val="none" w:sz="0" w:space="0" w:color="auto"/>
                <w:bottom w:val="none" w:sz="0" w:space="0" w:color="auto"/>
                <w:right w:val="none" w:sz="0" w:space="0" w:color="auto"/>
              </w:divBdr>
            </w:div>
            <w:div w:id="801267627">
              <w:marLeft w:val="0"/>
              <w:marRight w:val="0"/>
              <w:marTop w:val="0"/>
              <w:marBottom w:val="0"/>
              <w:divBdr>
                <w:top w:val="none" w:sz="0" w:space="0" w:color="auto"/>
                <w:left w:val="none" w:sz="0" w:space="0" w:color="auto"/>
                <w:bottom w:val="none" w:sz="0" w:space="0" w:color="auto"/>
                <w:right w:val="none" w:sz="0" w:space="0" w:color="auto"/>
              </w:divBdr>
            </w:div>
            <w:div w:id="1108348949">
              <w:marLeft w:val="0"/>
              <w:marRight w:val="0"/>
              <w:marTop w:val="0"/>
              <w:marBottom w:val="0"/>
              <w:divBdr>
                <w:top w:val="none" w:sz="0" w:space="0" w:color="auto"/>
                <w:left w:val="none" w:sz="0" w:space="0" w:color="auto"/>
                <w:bottom w:val="none" w:sz="0" w:space="0" w:color="auto"/>
                <w:right w:val="none" w:sz="0" w:space="0" w:color="auto"/>
              </w:divBdr>
            </w:div>
            <w:div w:id="242418714">
              <w:marLeft w:val="0"/>
              <w:marRight w:val="0"/>
              <w:marTop w:val="0"/>
              <w:marBottom w:val="0"/>
              <w:divBdr>
                <w:top w:val="none" w:sz="0" w:space="0" w:color="auto"/>
                <w:left w:val="none" w:sz="0" w:space="0" w:color="auto"/>
                <w:bottom w:val="none" w:sz="0" w:space="0" w:color="auto"/>
                <w:right w:val="none" w:sz="0" w:space="0" w:color="auto"/>
              </w:divBdr>
            </w:div>
            <w:div w:id="1461604345">
              <w:marLeft w:val="0"/>
              <w:marRight w:val="0"/>
              <w:marTop w:val="0"/>
              <w:marBottom w:val="0"/>
              <w:divBdr>
                <w:top w:val="none" w:sz="0" w:space="0" w:color="auto"/>
                <w:left w:val="none" w:sz="0" w:space="0" w:color="auto"/>
                <w:bottom w:val="none" w:sz="0" w:space="0" w:color="auto"/>
                <w:right w:val="none" w:sz="0" w:space="0" w:color="auto"/>
              </w:divBdr>
            </w:div>
            <w:div w:id="822477259">
              <w:marLeft w:val="0"/>
              <w:marRight w:val="0"/>
              <w:marTop w:val="0"/>
              <w:marBottom w:val="0"/>
              <w:divBdr>
                <w:top w:val="none" w:sz="0" w:space="0" w:color="auto"/>
                <w:left w:val="none" w:sz="0" w:space="0" w:color="auto"/>
                <w:bottom w:val="none" w:sz="0" w:space="0" w:color="auto"/>
                <w:right w:val="none" w:sz="0" w:space="0" w:color="auto"/>
              </w:divBdr>
            </w:div>
            <w:div w:id="1481380640">
              <w:marLeft w:val="0"/>
              <w:marRight w:val="0"/>
              <w:marTop w:val="0"/>
              <w:marBottom w:val="0"/>
              <w:divBdr>
                <w:top w:val="none" w:sz="0" w:space="0" w:color="auto"/>
                <w:left w:val="none" w:sz="0" w:space="0" w:color="auto"/>
                <w:bottom w:val="none" w:sz="0" w:space="0" w:color="auto"/>
                <w:right w:val="none" w:sz="0" w:space="0" w:color="auto"/>
              </w:divBdr>
            </w:div>
            <w:div w:id="1327243087">
              <w:marLeft w:val="0"/>
              <w:marRight w:val="0"/>
              <w:marTop w:val="0"/>
              <w:marBottom w:val="0"/>
              <w:divBdr>
                <w:top w:val="none" w:sz="0" w:space="0" w:color="auto"/>
                <w:left w:val="none" w:sz="0" w:space="0" w:color="auto"/>
                <w:bottom w:val="none" w:sz="0" w:space="0" w:color="auto"/>
                <w:right w:val="none" w:sz="0" w:space="0" w:color="auto"/>
              </w:divBdr>
            </w:div>
            <w:div w:id="578708432">
              <w:marLeft w:val="0"/>
              <w:marRight w:val="0"/>
              <w:marTop w:val="0"/>
              <w:marBottom w:val="0"/>
              <w:divBdr>
                <w:top w:val="none" w:sz="0" w:space="0" w:color="auto"/>
                <w:left w:val="none" w:sz="0" w:space="0" w:color="auto"/>
                <w:bottom w:val="none" w:sz="0" w:space="0" w:color="auto"/>
                <w:right w:val="none" w:sz="0" w:space="0" w:color="auto"/>
              </w:divBdr>
            </w:div>
            <w:div w:id="924653727">
              <w:marLeft w:val="0"/>
              <w:marRight w:val="0"/>
              <w:marTop w:val="0"/>
              <w:marBottom w:val="0"/>
              <w:divBdr>
                <w:top w:val="none" w:sz="0" w:space="0" w:color="auto"/>
                <w:left w:val="none" w:sz="0" w:space="0" w:color="auto"/>
                <w:bottom w:val="none" w:sz="0" w:space="0" w:color="auto"/>
                <w:right w:val="none" w:sz="0" w:space="0" w:color="auto"/>
              </w:divBdr>
            </w:div>
            <w:div w:id="669066320">
              <w:marLeft w:val="0"/>
              <w:marRight w:val="0"/>
              <w:marTop w:val="0"/>
              <w:marBottom w:val="0"/>
              <w:divBdr>
                <w:top w:val="none" w:sz="0" w:space="0" w:color="auto"/>
                <w:left w:val="none" w:sz="0" w:space="0" w:color="auto"/>
                <w:bottom w:val="none" w:sz="0" w:space="0" w:color="auto"/>
                <w:right w:val="none" w:sz="0" w:space="0" w:color="auto"/>
              </w:divBdr>
            </w:div>
            <w:div w:id="536047469">
              <w:marLeft w:val="0"/>
              <w:marRight w:val="0"/>
              <w:marTop w:val="0"/>
              <w:marBottom w:val="0"/>
              <w:divBdr>
                <w:top w:val="none" w:sz="0" w:space="0" w:color="auto"/>
                <w:left w:val="none" w:sz="0" w:space="0" w:color="auto"/>
                <w:bottom w:val="none" w:sz="0" w:space="0" w:color="auto"/>
                <w:right w:val="none" w:sz="0" w:space="0" w:color="auto"/>
              </w:divBdr>
            </w:div>
            <w:div w:id="1362241639">
              <w:marLeft w:val="0"/>
              <w:marRight w:val="0"/>
              <w:marTop w:val="0"/>
              <w:marBottom w:val="0"/>
              <w:divBdr>
                <w:top w:val="none" w:sz="0" w:space="0" w:color="auto"/>
                <w:left w:val="none" w:sz="0" w:space="0" w:color="auto"/>
                <w:bottom w:val="none" w:sz="0" w:space="0" w:color="auto"/>
                <w:right w:val="none" w:sz="0" w:space="0" w:color="auto"/>
              </w:divBdr>
            </w:div>
            <w:div w:id="196092061">
              <w:marLeft w:val="0"/>
              <w:marRight w:val="0"/>
              <w:marTop w:val="0"/>
              <w:marBottom w:val="0"/>
              <w:divBdr>
                <w:top w:val="none" w:sz="0" w:space="0" w:color="auto"/>
                <w:left w:val="none" w:sz="0" w:space="0" w:color="auto"/>
                <w:bottom w:val="none" w:sz="0" w:space="0" w:color="auto"/>
                <w:right w:val="none" w:sz="0" w:space="0" w:color="auto"/>
              </w:divBdr>
            </w:div>
            <w:div w:id="998000167">
              <w:marLeft w:val="0"/>
              <w:marRight w:val="0"/>
              <w:marTop w:val="0"/>
              <w:marBottom w:val="0"/>
              <w:divBdr>
                <w:top w:val="none" w:sz="0" w:space="0" w:color="auto"/>
                <w:left w:val="none" w:sz="0" w:space="0" w:color="auto"/>
                <w:bottom w:val="none" w:sz="0" w:space="0" w:color="auto"/>
                <w:right w:val="none" w:sz="0" w:space="0" w:color="auto"/>
              </w:divBdr>
            </w:div>
            <w:div w:id="17358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81318">
      <w:bodyDiv w:val="1"/>
      <w:marLeft w:val="0"/>
      <w:marRight w:val="0"/>
      <w:marTop w:val="0"/>
      <w:marBottom w:val="0"/>
      <w:divBdr>
        <w:top w:val="none" w:sz="0" w:space="0" w:color="auto"/>
        <w:left w:val="none" w:sz="0" w:space="0" w:color="auto"/>
        <w:bottom w:val="none" w:sz="0" w:space="0" w:color="auto"/>
        <w:right w:val="none" w:sz="0" w:space="0" w:color="auto"/>
      </w:divBdr>
    </w:div>
    <w:div w:id="487090489">
      <w:bodyDiv w:val="1"/>
      <w:marLeft w:val="0"/>
      <w:marRight w:val="0"/>
      <w:marTop w:val="0"/>
      <w:marBottom w:val="0"/>
      <w:divBdr>
        <w:top w:val="none" w:sz="0" w:space="0" w:color="auto"/>
        <w:left w:val="none" w:sz="0" w:space="0" w:color="auto"/>
        <w:bottom w:val="none" w:sz="0" w:space="0" w:color="auto"/>
        <w:right w:val="none" w:sz="0" w:space="0" w:color="auto"/>
      </w:divBdr>
      <w:divsChild>
        <w:div w:id="1508983306">
          <w:marLeft w:val="0"/>
          <w:marRight w:val="0"/>
          <w:marTop w:val="0"/>
          <w:marBottom w:val="0"/>
          <w:divBdr>
            <w:top w:val="none" w:sz="0" w:space="0" w:color="auto"/>
            <w:left w:val="none" w:sz="0" w:space="0" w:color="auto"/>
            <w:bottom w:val="none" w:sz="0" w:space="0" w:color="auto"/>
            <w:right w:val="none" w:sz="0" w:space="0" w:color="auto"/>
          </w:divBdr>
          <w:divsChild>
            <w:div w:id="89591731">
              <w:marLeft w:val="0"/>
              <w:marRight w:val="0"/>
              <w:marTop w:val="0"/>
              <w:marBottom w:val="0"/>
              <w:divBdr>
                <w:top w:val="none" w:sz="0" w:space="0" w:color="auto"/>
                <w:left w:val="none" w:sz="0" w:space="0" w:color="auto"/>
                <w:bottom w:val="none" w:sz="0" w:space="0" w:color="auto"/>
                <w:right w:val="none" w:sz="0" w:space="0" w:color="auto"/>
              </w:divBdr>
            </w:div>
            <w:div w:id="1168861526">
              <w:marLeft w:val="0"/>
              <w:marRight w:val="0"/>
              <w:marTop w:val="0"/>
              <w:marBottom w:val="0"/>
              <w:divBdr>
                <w:top w:val="none" w:sz="0" w:space="0" w:color="auto"/>
                <w:left w:val="none" w:sz="0" w:space="0" w:color="auto"/>
                <w:bottom w:val="none" w:sz="0" w:space="0" w:color="auto"/>
                <w:right w:val="none" w:sz="0" w:space="0" w:color="auto"/>
              </w:divBdr>
            </w:div>
            <w:div w:id="501968033">
              <w:marLeft w:val="0"/>
              <w:marRight w:val="0"/>
              <w:marTop w:val="0"/>
              <w:marBottom w:val="0"/>
              <w:divBdr>
                <w:top w:val="none" w:sz="0" w:space="0" w:color="auto"/>
                <w:left w:val="none" w:sz="0" w:space="0" w:color="auto"/>
                <w:bottom w:val="none" w:sz="0" w:space="0" w:color="auto"/>
                <w:right w:val="none" w:sz="0" w:space="0" w:color="auto"/>
              </w:divBdr>
            </w:div>
            <w:div w:id="378169130">
              <w:marLeft w:val="0"/>
              <w:marRight w:val="0"/>
              <w:marTop w:val="0"/>
              <w:marBottom w:val="0"/>
              <w:divBdr>
                <w:top w:val="none" w:sz="0" w:space="0" w:color="auto"/>
                <w:left w:val="none" w:sz="0" w:space="0" w:color="auto"/>
                <w:bottom w:val="none" w:sz="0" w:space="0" w:color="auto"/>
                <w:right w:val="none" w:sz="0" w:space="0" w:color="auto"/>
              </w:divBdr>
            </w:div>
            <w:div w:id="1637877779">
              <w:marLeft w:val="0"/>
              <w:marRight w:val="0"/>
              <w:marTop w:val="0"/>
              <w:marBottom w:val="0"/>
              <w:divBdr>
                <w:top w:val="none" w:sz="0" w:space="0" w:color="auto"/>
                <w:left w:val="none" w:sz="0" w:space="0" w:color="auto"/>
                <w:bottom w:val="none" w:sz="0" w:space="0" w:color="auto"/>
                <w:right w:val="none" w:sz="0" w:space="0" w:color="auto"/>
              </w:divBdr>
            </w:div>
            <w:div w:id="1272740450">
              <w:marLeft w:val="0"/>
              <w:marRight w:val="0"/>
              <w:marTop w:val="0"/>
              <w:marBottom w:val="0"/>
              <w:divBdr>
                <w:top w:val="none" w:sz="0" w:space="0" w:color="auto"/>
                <w:left w:val="none" w:sz="0" w:space="0" w:color="auto"/>
                <w:bottom w:val="none" w:sz="0" w:space="0" w:color="auto"/>
                <w:right w:val="none" w:sz="0" w:space="0" w:color="auto"/>
              </w:divBdr>
            </w:div>
            <w:div w:id="815610394">
              <w:marLeft w:val="0"/>
              <w:marRight w:val="0"/>
              <w:marTop w:val="0"/>
              <w:marBottom w:val="0"/>
              <w:divBdr>
                <w:top w:val="none" w:sz="0" w:space="0" w:color="auto"/>
                <w:left w:val="none" w:sz="0" w:space="0" w:color="auto"/>
                <w:bottom w:val="none" w:sz="0" w:space="0" w:color="auto"/>
                <w:right w:val="none" w:sz="0" w:space="0" w:color="auto"/>
              </w:divBdr>
            </w:div>
            <w:div w:id="536503452">
              <w:marLeft w:val="0"/>
              <w:marRight w:val="0"/>
              <w:marTop w:val="0"/>
              <w:marBottom w:val="0"/>
              <w:divBdr>
                <w:top w:val="none" w:sz="0" w:space="0" w:color="auto"/>
                <w:left w:val="none" w:sz="0" w:space="0" w:color="auto"/>
                <w:bottom w:val="none" w:sz="0" w:space="0" w:color="auto"/>
                <w:right w:val="none" w:sz="0" w:space="0" w:color="auto"/>
              </w:divBdr>
            </w:div>
            <w:div w:id="1736397216">
              <w:marLeft w:val="0"/>
              <w:marRight w:val="0"/>
              <w:marTop w:val="0"/>
              <w:marBottom w:val="0"/>
              <w:divBdr>
                <w:top w:val="none" w:sz="0" w:space="0" w:color="auto"/>
                <w:left w:val="none" w:sz="0" w:space="0" w:color="auto"/>
                <w:bottom w:val="none" w:sz="0" w:space="0" w:color="auto"/>
                <w:right w:val="none" w:sz="0" w:space="0" w:color="auto"/>
              </w:divBdr>
            </w:div>
            <w:div w:id="66273476">
              <w:marLeft w:val="0"/>
              <w:marRight w:val="0"/>
              <w:marTop w:val="0"/>
              <w:marBottom w:val="0"/>
              <w:divBdr>
                <w:top w:val="none" w:sz="0" w:space="0" w:color="auto"/>
                <w:left w:val="none" w:sz="0" w:space="0" w:color="auto"/>
                <w:bottom w:val="none" w:sz="0" w:space="0" w:color="auto"/>
                <w:right w:val="none" w:sz="0" w:space="0" w:color="auto"/>
              </w:divBdr>
            </w:div>
            <w:div w:id="975111062">
              <w:marLeft w:val="0"/>
              <w:marRight w:val="0"/>
              <w:marTop w:val="0"/>
              <w:marBottom w:val="0"/>
              <w:divBdr>
                <w:top w:val="none" w:sz="0" w:space="0" w:color="auto"/>
                <w:left w:val="none" w:sz="0" w:space="0" w:color="auto"/>
                <w:bottom w:val="none" w:sz="0" w:space="0" w:color="auto"/>
                <w:right w:val="none" w:sz="0" w:space="0" w:color="auto"/>
              </w:divBdr>
            </w:div>
            <w:div w:id="396511815">
              <w:marLeft w:val="0"/>
              <w:marRight w:val="0"/>
              <w:marTop w:val="0"/>
              <w:marBottom w:val="0"/>
              <w:divBdr>
                <w:top w:val="none" w:sz="0" w:space="0" w:color="auto"/>
                <w:left w:val="none" w:sz="0" w:space="0" w:color="auto"/>
                <w:bottom w:val="none" w:sz="0" w:space="0" w:color="auto"/>
                <w:right w:val="none" w:sz="0" w:space="0" w:color="auto"/>
              </w:divBdr>
            </w:div>
            <w:div w:id="801381368">
              <w:marLeft w:val="0"/>
              <w:marRight w:val="0"/>
              <w:marTop w:val="0"/>
              <w:marBottom w:val="0"/>
              <w:divBdr>
                <w:top w:val="none" w:sz="0" w:space="0" w:color="auto"/>
                <w:left w:val="none" w:sz="0" w:space="0" w:color="auto"/>
                <w:bottom w:val="none" w:sz="0" w:space="0" w:color="auto"/>
                <w:right w:val="none" w:sz="0" w:space="0" w:color="auto"/>
              </w:divBdr>
            </w:div>
            <w:div w:id="31465688">
              <w:marLeft w:val="0"/>
              <w:marRight w:val="0"/>
              <w:marTop w:val="0"/>
              <w:marBottom w:val="0"/>
              <w:divBdr>
                <w:top w:val="none" w:sz="0" w:space="0" w:color="auto"/>
                <w:left w:val="none" w:sz="0" w:space="0" w:color="auto"/>
                <w:bottom w:val="none" w:sz="0" w:space="0" w:color="auto"/>
                <w:right w:val="none" w:sz="0" w:space="0" w:color="auto"/>
              </w:divBdr>
            </w:div>
            <w:div w:id="212158468">
              <w:marLeft w:val="0"/>
              <w:marRight w:val="0"/>
              <w:marTop w:val="0"/>
              <w:marBottom w:val="0"/>
              <w:divBdr>
                <w:top w:val="none" w:sz="0" w:space="0" w:color="auto"/>
                <w:left w:val="none" w:sz="0" w:space="0" w:color="auto"/>
                <w:bottom w:val="none" w:sz="0" w:space="0" w:color="auto"/>
                <w:right w:val="none" w:sz="0" w:space="0" w:color="auto"/>
              </w:divBdr>
            </w:div>
            <w:div w:id="1502039016">
              <w:marLeft w:val="0"/>
              <w:marRight w:val="0"/>
              <w:marTop w:val="0"/>
              <w:marBottom w:val="0"/>
              <w:divBdr>
                <w:top w:val="none" w:sz="0" w:space="0" w:color="auto"/>
                <w:left w:val="none" w:sz="0" w:space="0" w:color="auto"/>
                <w:bottom w:val="none" w:sz="0" w:space="0" w:color="auto"/>
                <w:right w:val="none" w:sz="0" w:space="0" w:color="auto"/>
              </w:divBdr>
            </w:div>
            <w:div w:id="248275673">
              <w:marLeft w:val="0"/>
              <w:marRight w:val="0"/>
              <w:marTop w:val="0"/>
              <w:marBottom w:val="0"/>
              <w:divBdr>
                <w:top w:val="none" w:sz="0" w:space="0" w:color="auto"/>
                <w:left w:val="none" w:sz="0" w:space="0" w:color="auto"/>
                <w:bottom w:val="none" w:sz="0" w:space="0" w:color="auto"/>
                <w:right w:val="none" w:sz="0" w:space="0" w:color="auto"/>
              </w:divBdr>
            </w:div>
            <w:div w:id="1273901234">
              <w:marLeft w:val="0"/>
              <w:marRight w:val="0"/>
              <w:marTop w:val="0"/>
              <w:marBottom w:val="0"/>
              <w:divBdr>
                <w:top w:val="none" w:sz="0" w:space="0" w:color="auto"/>
                <w:left w:val="none" w:sz="0" w:space="0" w:color="auto"/>
                <w:bottom w:val="none" w:sz="0" w:space="0" w:color="auto"/>
                <w:right w:val="none" w:sz="0" w:space="0" w:color="auto"/>
              </w:divBdr>
            </w:div>
            <w:div w:id="1112744711">
              <w:marLeft w:val="0"/>
              <w:marRight w:val="0"/>
              <w:marTop w:val="0"/>
              <w:marBottom w:val="0"/>
              <w:divBdr>
                <w:top w:val="none" w:sz="0" w:space="0" w:color="auto"/>
                <w:left w:val="none" w:sz="0" w:space="0" w:color="auto"/>
                <w:bottom w:val="none" w:sz="0" w:space="0" w:color="auto"/>
                <w:right w:val="none" w:sz="0" w:space="0" w:color="auto"/>
              </w:divBdr>
            </w:div>
            <w:div w:id="1566254730">
              <w:marLeft w:val="0"/>
              <w:marRight w:val="0"/>
              <w:marTop w:val="0"/>
              <w:marBottom w:val="0"/>
              <w:divBdr>
                <w:top w:val="none" w:sz="0" w:space="0" w:color="auto"/>
                <w:left w:val="none" w:sz="0" w:space="0" w:color="auto"/>
                <w:bottom w:val="none" w:sz="0" w:space="0" w:color="auto"/>
                <w:right w:val="none" w:sz="0" w:space="0" w:color="auto"/>
              </w:divBdr>
            </w:div>
            <w:div w:id="124666411">
              <w:marLeft w:val="0"/>
              <w:marRight w:val="0"/>
              <w:marTop w:val="0"/>
              <w:marBottom w:val="0"/>
              <w:divBdr>
                <w:top w:val="none" w:sz="0" w:space="0" w:color="auto"/>
                <w:left w:val="none" w:sz="0" w:space="0" w:color="auto"/>
                <w:bottom w:val="none" w:sz="0" w:space="0" w:color="auto"/>
                <w:right w:val="none" w:sz="0" w:space="0" w:color="auto"/>
              </w:divBdr>
            </w:div>
            <w:div w:id="179664443">
              <w:marLeft w:val="0"/>
              <w:marRight w:val="0"/>
              <w:marTop w:val="0"/>
              <w:marBottom w:val="0"/>
              <w:divBdr>
                <w:top w:val="none" w:sz="0" w:space="0" w:color="auto"/>
                <w:left w:val="none" w:sz="0" w:space="0" w:color="auto"/>
                <w:bottom w:val="none" w:sz="0" w:space="0" w:color="auto"/>
                <w:right w:val="none" w:sz="0" w:space="0" w:color="auto"/>
              </w:divBdr>
            </w:div>
            <w:div w:id="1521312063">
              <w:marLeft w:val="0"/>
              <w:marRight w:val="0"/>
              <w:marTop w:val="0"/>
              <w:marBottom w:val="0"/>
              <w:divBdr>
                <w:top w:val="none" w:sz="0" w:space="0" w:color="auto"/>
                <w:left w:val="none" w:sz="0" w:space="0" w:color="auto"/>
                <w:bottom w:val="none" w:sz="0" w:space="0" w:color="auto"/>
                <w:right w:val="none" w:sz="0" w:space="0" w:color="auto"/>
              </w:divBdr>
            </w:div>
            <w:div w:id="1365908399">
              <w:marLeft w:val="0"/>
              <w:marRight w:val="0"/>
              <w:marTop w:val="0"/>
              <w:marBottom w:val="0"/>
              <w:divBdr>
                <w:top w:val="none" w:sz="0" w:space="0" w:color="auto"/>
                <w:left w:val="none" w:sz="0" w:space="0" w:color="auto"/>
                <w:bottom w:val="none" w:sz="0" w:space="0" w:color="auto"/>
                <w:right w:val="none" w:sz="0" w:space="0" w:color="auto"/>
              </w:divBdr>
            </w:div>
            <w:div w:id="351733123">
              <w:marLeft w:val="0"/>
              <w:marRight w:val="0"/>
              <w:marTop w:val="0"/>
              <w:marBottom w:val="0"/>
              <w:divBdr>
                <w:top w:val="none" w:sz="0" w:space="0" w:color="auto"/>
                <w:left w:val="none" w:sz="0" w:space="0" w:color="auto"/>
                <w:bottom w:val="none" w:sz="0" w:space="0" w:color="auto"/>
                <w:right w:val="none" w:sz="0" w:space="0" w:color="auto"/>
              </w:divBdr>
            </w:div>
            <w:div w:id="1787961170">
              <w:marLeft w:val="0"/>
              <w:marRight w:val="0"/>
              <w:marTop w:val="0"/>
              <w:marBottom w:val="0"/>
              <w:divBdr>
                <w:top w:val="none" w:sz="0" w:space="0" w:color="auto"/>
                <w:left w:val="none" w:sz="0" w:space="0" w:color="auto"/>
                <w:bottom w:val="none" w:sz="0" w:space="0" w:color="auto"/>
                <w:right w:val="none" w:sz="0" w:space="0" w:color="auto"/>
              </w:divBdr>
            </w:div>
            <w:div w:id="815604333">
              <w:marLeft w:val="0"/>
              <w:marRight w:val="0"/>
              <w:marTop w:val="0"/>
              <w:marBottom w:val="0"/>
              <w:divBdr>
                <w:top w:val="none" w:sz="0" w:space="0" w:color="auto"/>
                <w:left w:val="none" w:sz="0" w:space="0" w:color="auto"/>
                <w:bottom w:val="none" w:sz="0" w:space="0" w:color="auto"/>
                <w:right w:val="none" w:sz="0" w:space="0" w:color="auto"/>
              </w:divBdr>
            </w:div>
            <w:div w:id="1359937665">
              <w:marLeft w:val="0"/>
              <w:marRight w:val="0"/>
              <w:marTop w:val="0"/>
              <w:marBottom w:val="0"/>
              <w:divBdr>
                <w:top w:val="none" w:sz="0" w:space="0" w:color="auto"/>
                <w:left w:val="none" w:sz="0" w:space="0" w:color="auto"/>
                <w:bottom w:val="none" w:sz="0" w:space="0" w:color="auto"/>
                <w:right w:val="none" w:sz="0" w:space="0" w:color="auto"/>
              </w:divBdr>
            </w:div>
            <w:div w:id="1436708077">
              <w:marLeft w:val="0"/>
              <w:marRight w:val="0"/>
              <w:marTop w:val="0"/>
              <w:marBottom w:val="0"/>
              <w:divBdr>
                <w:top w:val="none" w:sz="0" w:space="0" w:color="auto"/>
                <w:left w:val="none" w:sz="0" w:space="0" w:color="auto"/>
                <w:bottom w:val="none" w:sz="0" w:space="0" w:color="auto"/>
                <w:right w:val="none" w:sz="0" w:space="0" w:color="auto"/>
              </w:divBdr>
            </w:div>
            <w:div w:id="1911161091">
              <w:marLeft w:val="0"/>
              <w:marRight w:val="0"/>
              <w:marTop w:val="0"/>
              <w:marBottom w:val="0"/>
              <w:divBdr>
                <w:top w:val="none" w:sz="0" w:space="0" w:color="auto"/>
                <w:left w:val="none" w:sz="0" w:space="0" w:color="auto"/>
                <w:bottom w:val="none" w:sz="0" w:space="0" w:color="auto"/>
                <w:right w:val="none" w:sz="0" w:space="0" w:color="auto"/>
              </w:divBdr>
            </w:div>
            <w:div w:id="1331063806">
              <w:marLeft w:val="0"/>
              <w:marRight w:val="0"/>
              <w:marTop w:val="0"/>
              <w:marBottom w:val="0"/>
              <w:divBdr>
                <w:top w:val="none" w:sz="0" w:space="0" w:color="auto"/>
                <w:left w:val="none" w:sz="0" w:space="0" w:color="auto"/>
                <w:bottom w:val="none" w:sz="0" w:space="0" w:color="auto"/>
                <w:right w:val="none" w:sz="0" w:space="0" w:color="auto"/>
              </w:divBdr>
            </w:div>
            <w:div w:id="563565548">
              <w:marLeft w:val="0"/>
              <w:marRight w:val="0"/>
              <w:marTop w:val="0"/>
              <w:marBottom w:val="0"/>
              <w:divBdr>
                <w:top w:val="none" w:sz="0" w:space="0" w:color="auto"/>
                <w:left w:val="none" w:sz="0" w:space="0" w:color="auto"/>
                <w:bottom w:val="none" w:sz="0" w:space="0" w:color="auto"/>
                <w:right w:val="none" w:sz="0" w:space="0" w:color="auto"/>
              </w:divBdr>
            </w:div>
            <w:div w:id="529925172">
              <w:marLeft w:val="0"/>
              <w:marRight w:val="0"/>
              <w:marTop w:val="0"/>
              <w:marBottom w:val="0"/>
              <w:divBdr>
                <w:top w:val="none" w:sz="0" w:space="0" w:color="auto"/>
                <w:left w:val="none" w:sz="0" w:space="0" w:color="auto"/>
                <w:bottom w:val="none" w:sz="0" w:space="0" w:color="auto"/>
                <w:right w:val="none" w:sz="0" w:space="0" w:color="auto"/>
              </w:divBdr>
            </w:div>
            <w:div w:id="1379814582">
              <w:marLeft w:val="0"/>
              <w:marRight w:val="0"/>
              <w:marTop w:val="0"/>
              <w:marBottom w:val="0"/>
              <w:divBdr>
                <w:top w:val="none" w:sz="0" w:space="0" w:color="auto"/>
                <w:left w:val="none" w:sz="0" w:space="0" w:color="auto"/>
                <w:bottom w:val="none" w:sz="0" w:space="0" w:color="auto"/>
                <w:right w:val="none" w:sz="0" w:space="0" w:color="auto"/>
              </w:divBdr>
            </w:div>
            <w:div w:id="25715149">
              <w:marLeft w:val="0"/>
              <w:marRight w:val="0"/>
              <w:marTop w:val="0"/>
              <w:marBottom w:val="0"/>
              <w:divBdr>
                <w:top w:val="none" w:sz="0" w:space="0" w:color="auto"/>
                <w:left w:val="none" w:sz="0" w:space="0" w:color="auto"/>
                <w:bottom w:val="none" w:sz="0" w:space="0" w:color="auto"/>
                <w:right w:val="none" w:sz="0" w:space="0" w:color="auto"/>
              </w:divBdr>
            </w:div>
            <w:div w:id="229390307">
              <w:marLeft w:val="0"/>
              <w:marRight w:val="0"/>
              <w:marTop w:val="0"/>
              <w:marBottom w:val="0"/>
              <w:divBdr>
                <w:top w:val="none" w:sz="0" w:space="0" w:color="auto"/>
                <w:left w:val="none" w:sz="0" w:space="0" w:color="auto"/>
                <w:bottom w:val="none" w:sz="0" w:space="0" w:color="auto"/>
                <w:right w:val="none" w:sz="0" w:space="0" w:color="auto"/>
              </w:divBdr>
            </w:div>
            <w:div w:id="244533160">
              <w:marLeft w:val="0"/>
              <w:marRight w:val="0"/>
              <w:marTop w:val="0"/>
              <w:marBottom w:val="0"/>
              <w:divBdr>
                <w:top w:val="none" w:sz="0" w:space="0" w:color="auto"/>
                <w:left w:val="none" w:sz="0" w:space="0" w:color="auto"/>
                <w:bottom w:val="none" w:sz="0" w:space="0" w:color="auto"/>
                <w:right w:val="none" w:sz="0" w:space="0" w:color="auto"/>
              </w:divBdr>
            </w:div>
            <w:div w:id="189223323">
              <w:marLeft w:val="0"/>
              <w:marRight w:val="0"/>
              <w:marTop w:val="0"/>
              <w:marBottom w:val="0"/>
              <w:divBdr>
                <w:top w:val="none" w:sz="0" w:space="0" w:color="auto"/>
                <w:left w:val="none" w:sz="0" w:space="0" w:color="auto"/>
                <w:bottom w:val="none" w:sz="0" w:space="0" w:color="auto"/>
                <w:right w:val="none" w:sz="0" w:space="0" w:color="auto"/>
              </w:divBdr>
            </w:div>
            <w:div w:id="1443064466">
              <w:marLeft w:val="0"/>
              <w:marRight w:val="0"/>
              <w:marTop w:val="0"/>
              <w:marBottom w:val="0"/>
              <w:divBdr>
                <w:top w:val="none" w:sz="0" w:space="0" w:color="auto"/>
                <w:left w:val="none" w:sz="0" w:space="0" w:color="auto"/>
                <w:bottom w:val="none" w:sz="0" w:space="0" w:color="auto"/>
                <w:right w:val="none" w:sz="0" w:space="0" w:color="auto"/>
              </w:divBdr>
            </w:div>
            <w:div w:id="457914221">
              <w:marLeft w:val="0"/>
              <w:marRight w:val="0"/>
              <w:marTop w:val="0"/>
              <w:marBottom w:val="0"/>
              <w:divBdr>
                <w:top w:val="none" w:sz="0" w:space="0" w:color="auto"/>
                <w:left w:val="none" w:sz="0" w:space="0" w:color="auto"/>
                <w:bottom w:val="none" w:sz="0" w:space="0" w:color="auto"/>
                <w:right w:val="none" w:sz="0" w:space="0" w:color="auto"/>
              </w:divBdr>
            </w:div>
            <w:div w:id="1867939541">
              <w:marLeft w:val="0"/>
              <w:marRight w:val="0"/>
              <w:marTop w:val="0"/>
              <w:marBottom w:val="0"/>
              <w:divBdr>
                <w:top w:val="none" w:sz="0" w:space="0" w:color="auto"/>
                <w:left w:val="none" w:sz="0" w:space="0" w:color="auto"/>
                <w:bottom w:val="none" w:sz="0" w:space="0" w:color="auto"/>
                <w:right w:val="none" w:sz="0" w:space="0" w:color="auto"/>
              </w:divBdr>
            </w:div>
            <w:div w:id="1748451599">
              <w:marLeft w:val="0"/>
              <w:marRight w:val="0"/>
              <w:marTop w:val="0"/>
              <w:marBottom w:val="0"/>
              <w:divBdr>
                <w:top w:val="none" w:sz="0" w:space="0" w:color="auto"/>
                <w:left w:val="none" w:sz="0" w:space="0" w:color="auto"/>
                <w:bottom w:val="none" w:sz="0" w:space="0" w:color="auto"/>
                <w:right w:val="none" w:sz="0" w:space="0" w:color="auto"/>
              </w:divBdr>
            </w:div>
            <w:div w:id="2112624394">
              <w:marLeft w:val="0"/>
              <w:marRight w:val="0"/>
              <w:marTop w:val="0"/>
              <w:marBottom w:val="0"/>
              <w:divBdr>
                <w:top w:val="none" w:sz="0" w:space="0" w:color="auto"/>
                <w:left w:val="none" w:sz="0" w:space="0" w:color="auto"/>
                <w:bottom w:val="none" w:sz="0" w:space="0" w:color="auto"/>
                <w:right w:val="none" w:sz="0" w:space="0" w:color="auto"/>
              </w:divBdr>
            </w:div>
            <w:div w:id="1849253157">
              <w:marLeft w:val="0"/>
              <w:marRight w:val="0"/>
              <w:marTop w:val="0"/>
              <w:marBottom w:val="0"/>
              <w:divBdr>
                <w:top w:val="none" w:sz="0" w:space="0" w:color="auto"/>
                <w:left w:val="none" w:sz="0" w:space="0" w:color="auto"/>
                <w:bottom w:val="none" w:sz="0" w:space="0" w:color="auto"/>
                <w:right w:val="none" w:sz="0" w:space="0" w:color="auto"/>
              </w:divBdr>
            </w:div>
            <w:div w:id="1916893552">
              <w:marLeft w:val="0"/>
              <w:marRight w:val="0"/>
              <w:marTop w:val="0"/>
              <w:marBottom w:val="0"/>
              <w:divBdr>
                <w:top w:val="none" w:sz="0" w:space="0" w:color="auto"/>
                <w:left w:val="none" w:sz="0" w:space="0" w:color="auto"/>
                <w:bottom w:val="none" w:sz="0" w:space="0" w:color="auto"/>
                <w:right w:val="none" w:sz="0" w:space="0" w:color="auto"/>
              </w:divBdr>
            </w:div>
            <w:div w:id="1726755990">
              <w:marLeft w:val="0"/>
              <w:marRight w:val="0"/>
              <w:marTop w:val="0"/>
              <w:marBottom w:val="0"/>
              <w:divBdr>
                <w:top w:val="none" w:sz="0" w:space="0" w:color="auto"/>
                <w:left w:val="none" w:sz="0" w:space="0" w:color="auto"/>
                <w:bottom w:val="none" w:sz="0" w:space="0" w:color="auto"/>
                <w:right w:val="none" w:sz="0" w:space="0" w:color="auto"/>
              </w:divBdr>
            </w:div>
            <w:div w:id="1693847374">
              <w:marLeft w:val="0"/>
              <w:marRight w:val="0"/>
              <w:marTop w:val="0"/>
              <w:marBottom w:val="0"/>
              <w:divBdr>
                <w:top w:val="none" w:sz="0" w:space="0" w:color="auto"/>
                <w:left w:val="none" w:sz="0" w:space="0" w:color="auto"/>
                <w:bottom w:val="none" w:sz="0" w:space="0" w:color="auto"/>
                <w:right w:val="none" w:sz="0" w:space="0" w:color="auto"/>
              </w:divBdr>
            </w:div>
            <w:div w:id="1045326405">
              <w:marLeft w:val="0"/>
              <w:marRight w:val="0"/>
              <w:marTop w:val="0"/>
              <w:marBottom w:val="0"/>
              <w:divBdr>
                <w:top w:val="none" w:sz="0" w:space="0" w:color="auto"/>
                <w:left w:val="none" w:sz="0" w:space="0" w:color="auto"/>
                <w:bottom w:val="none" w:sz="0" w:space="0" w:color="auto"/>
                <w:right w:val="none" w:sz="0" w:space="0" w:color="auto"/>
              </w:divBdr>
            </w:div>
            <w:div w:id="195898324">
              <w:marLeft w:val="0"/>
              <w:marRight w:val="0"/>
              <w:marTop w:val="0"/>
              <w:marBottom w:val="0"/>
              <w:divBdr>
                <w:top w:val="none" w:sz="0" w:space="0" w:color="auto"/>
                <w:left w:val="none" w:sz="0" w:space="0" w:color="auto"/>
                <w:bottom w:val="none" w:sz="0" w:space="0" w:color="auto"/>
                <w:right w:val="none" w:sz="0" w:space="0" w:color="auto"/>
              </w:divBdr>
            </w:div>
            <w:div w:id="47804970">
              <w:marLeft w:val="0"/>
              <w:marRight w:val="0"/>
              <w:marTop w:val="0"/>
              <w:marBottom w:val="0"/>
              <w:divBdr>
                <w:top w:val="none" w:sz="0" w:space="0" w:color="auto"/>
                <w:left w:val="none" w:sz="0" w:space="0" w:color="auto"/>
                <w:bottom w:val="none" w:sz="0" w:space="0" w:color="auto"/>
                <w:right w:val="none" w:sz="0" w:space="0" w:color="auto"/>
              </w:divBdr>
            </w:div>
            <w:div w:id="1432239189">
              <w:marLeft w:val="0"/>
              <w:marRight w:val="0"/>
              <w:marTop w:val="0"/>
              <w:marBottom w:val="0"/>
              <w:divBdr>
                <w:top w:val="none" w:sz="0" w:space="0" w:color="auto"/>
                <w:left w:val="none" w:sz="0" w:space="0" w:color="auto"/>
                <w:bottom w:val="none" w:sz="0" w:space="0" w:color="auto"/>
                <w:right w:val="none" w:sz="0" w:space="0" w:color="auto"/>
              </w:divBdr>
            </w:div>
            <w:div w:id="453796751">
              <w:marLeft w:val="0"/>
              <w:marRight w:val="0"/>
              <w:marTop w:val="0"/>
              <w:marBottom w:val="0"/>
              <w:divBdr>
                <w:top w:val="none" w:sz="0" w:space="0" w:color="auto"/>
                <w:left w:val="none" w:sz="0" w:space="0" w:color="auto"/>
                <w:bottom w:val="none" w:sz="0" w:space="0" w:color="auto"/>
                <w:right w:val="none" w:sz="0" w:space="0" w:color="auto"/>
              </w:divBdr>
            </w:div>
            <w:div w:id="2063747075">
              <w:marLeft w:val="0"/>
              <w:marRight w:val="0"/>
              <w:marTop w:val="0"/>
              <w:marBottom w:val="0"/>
              <w:divBdr>
                <w:top w:val="none" w:sz="0" w:space="0" w:color="auto"/>
                <w:left w:val="none" w:sz="0" w:space="0" w:color="auto"/>
                <w:bottom w:val="none" w:sz="0" w:space="0" w:color="auto"/>
                <w:right w:val="none" w:sz="0" w:space="0" w:color="auto"/>
              </w:divBdr>
            </w:div>
            <w:div w:id="1130168683">
              <w:marLeft w:val="0"/>
              <w:marRight w:val="0"/>
              <w:marTop w:val="0"/>
              <w:marBottom w:val="0"/>
              <w:divBdr>
                <w:top w:val="none" w:sz="0" w:space="0" w:color="auto"/>
                <w:left w:val="none" w:sz="0" w:space="0" w:color="auto"/>
                <w:bottom w:val="none" w:sz="0" w:space="0" w:color="auto"/>
                <w:right w:val="none" w:sz="0" w:space="0" w:color="auto"/>
              </w:divBdr>
            </w:div>
            <w:div w:id="1807580513">
              <w:marLeft w:val="0"/>
              <w:marRight w:val="0"/>
              <w:marTop w:val="0"/>
              <w:marBottom w:val="0"/>
              <w:divBdr>
                <w:top w:val="none" w:sz="0" w:space="0" w:color="auto"/>
                <w:left w:val="none" w:sz="0" w:space="0" w:color="auto"/>
                <w:bottom w:val="none" w:sz="0" w:space="0" w:color="auto"/>
                <w:right w:val="none" w:sz="0" w:space="0" w:color="auto"/>
              </w:divBdr>
            </w:div>
            <w:div w:id="220290460">
              <w:marLeft w:val="0"/>
              <w:marRight w:val="0"/>
              <w:marTop w:val="0"/>
              <w:marBottom w:val="0"/>
              <w:divBdr>
                <w:top w:val="none" w:sz="0" w:space="0" w:color="auto"/>
                <w:left w:val="none" w:sz="0" w:space="0" w:color="auto"/>
                <w:bottom w:val="none" w:sz="0" w:space="0" w:color="auto"/>
                <w:right w:val="none" w:sz="0" w:space="0" w:color="auto"/>
              </w:divBdr>
            </w:div>
            <w:div w:id="1357923597">
              <w:marLeft w:val="0"/>
              <w:marRight w:val="0"/>
              <w:marTop w:val="0"/>
              <w:marBottom w:val="0"/>
              <w:divBdr>
                <w:top w:val="none" w:sz="0" w:space="0" w:color="auto"/>
                <w:left w:val="none" w:sz="0" w:space="0" w:color="auto"/>
                <w:bottom w:val="none" w:sz="0" w:space="0" w:color="auto"/>
                <w:right w:val="none" w:sz="0" w:space="0" w:color="auto"/>
              </w:divBdr>
            </w:div>
            <w:div w:id="506139167">
              <w:marLeft w:val="0"/>
              <w:marRight w:val="0"/>
              <w:marTop w:val="0"/>
              <w:marBottom w:val="0"/>
              <w:divBdr>
                <w:top w:val="none" w:sz="0" w:space="0" w:color="auto"/>
                <w:left w:val="none" w:sz="0" w:space="0" w:color="auto"/>
                <w:bottom w:val="none" w:sz="0" w:space="0" w:color="auto"/>
                <w:right w:val="none" w:sz="0" w:space="0" w:color="auto"/>
              </w:divBdr>
            </w:div>
            <w:div w:id="990719762">
              <w:marLeft w:val="0"/>
              <w:marRight w:val="0"/>
              <w:marTop w:val="0"/>
              <w:marBottom w:val="0"/>
              <w:divBdr>
                <w:top w:val="none" w:sz="0" w:space="0" w:color="auto"/>
                <w:left w:val="none" w:sz="0" w:space="0" w:color="auto"/>
                <w:bottom w:val="none" w:sz="0" w:space="0" w:color="auto"/>
                <w:right w:val="none" w:sz="0" w:space="0" w:color="auto"/>
              </w:divBdr>
            </w:div>
            <w:div w:id="1259219316">
              <w:marLeft w:val="0"/>
              <w:marRight w:val="0"/>
              <w:marTop w:val="0"/>
              <w:marBottom w:val="0"/>
              <w:divBdr>
                <w:top w:val="none" w:sz="0" w:space="0" w:color="auto"/>
                <w:left w:val="none" w:sz="0" w:space="0" w:color="auto"/>
                <w:bottom w:val="none" w:sz="0" w:space="0" w:color="auto"/>
                <w:right w:val="none" w:sz="0" w:space="0" w:color="auto"/>
              </w:divBdr>
            </w:div>
            <w:div w:id="16192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0047">
      <w:bodyDiv w:val="1"/>
      <w:marLeft w:val="0"/>
      <w:marRight w:val="0"/>
      <w:marTop w:val="0"/>
      <w:marBottom w:val="0"/>
      <w:divBdr>
        <w:top w:val="none" w:sz="0" w:space="0" w:color="auto"/>
        <w:left w:val="none" w:sz="0" w:space="0" w:color="auto"/>
        <w:bottom w:val="none" w:sz="0" w:space="0" w:color="auto"/>
        <w:right w:val="none" w:sz="0" w:space="0" w:color="auto"/>
      </w:divBdr>
    </w:div>
    <w:div w:id="762609572">
      <w:bodyDiv w:val="1"/>
      <w:marLeft w:val="0"/>
      <w:marRight w:val="0"/>
      <w:marTop w:val="0"/>
      <w:marBottom w:val="0"/>
      <w:divBdr>
        <w:top w:val="none" w:sz="0" w:space="0" w:color="auto"/>
        <w:left w:val="none" w:sz="0" w:space="0" w:color="auto"/>
        <w:bottom w:val="none" w:sz="0" w:space="0" w:color="auto"/>
        <w:right w:val="none" w:sz="0" w:space="0" w:color="auto"/>
      </w:divBdr>
    </w:div>
    <w:div w:id="869800507">
      <w:bodyDiv w:val="1"/>
      <w:marLeft w:val="0"/>
      <w:marRight w:val="0"/>
      <w:marTop w:val="0"/>
      <w:marBottom w:val="0"/>
      <w:divBdr>
        <w:top w:val="none" w:sz="0" w:space="0" w:color="auto"/>
        <w:left w:val="none" w:sz="0" w:space="0" w:color="auto"/>
        <w:bottom w:val="none" w:sz="0" w:space="0" w:color="auto"/>
        <w:right w:val="none" w:sz="0" w:space="0" w:color="auto"/>
      </w:divBdr>
    </w:div>
    <w:div w:id="988628339">
      <w:bodyDiv w:val="1"/>
      <w:marLeft w:val="0"/>
      <w:marRight w:val="0"/>
      <w:marTop w:val="0"/>
      <w:marBottom w:val="0"/>
      <w:divBdr>
        <w:top w:val="none" w:sz="0" w:space="0" w:color="auto"/>
        <w:left w:val="none" w:sz="0" w:space="0" w:color="auto"/>
        <w:bottom w:val="none" w:sz="0" w:space="0" w:color="auto"/>
        <w:right w:val="none" w:sz="0" w:space="0" w:color="auto"/>
      </w:divBdr>
      <w:divsChild>
        <w:div w:id="448665723">
          <w:marLeft w:val="0"/>
          <w:marRight w:val="0"/>
          <w:marTop w:val="0"/>
          <w:marBottom w:val="0"/>
          <w:divBdr>
            <w:top w:val="none" w:sz="0" w:space="0" w:color="auto"/>
            <w:left w:val="none" w:sz="0" w:space="0" w:color="auto"/>
            <w:bottom w:val="none" w:sz="0" w:space="0" w:color="auto"/>
            <w:right w:val="none" w:sz="0" w:space="0" w:color="auto"/>
          </w:divBdr>
          <w:divsChild>
            <w:div w:id="1730226154">
              <w:marLeft w:val="0"/>
              <w:marRight w:val="0"/>
              <w:marTop w:val="0"/>
              <w:marBottom w:val="0"/>
              <w:divBdr>
                <w:top w:val="none" w:sz="0" w:space="0" w:color="auto"/>
                <w:left w:val="none" w:sz="0" w:space="0" w:color="auto"/>
                <w:bottom w:val="none" w:sz="0" w:space="0" w:color="auto"/>
                <w:right w:val="none" w:sz="0" w:space="0" w:color="auto"/>
              </w:divBdr>
            </w:div>
            <w:div w:id="1206915526">
              <w:marLeft w:val="0"/>
              <w:marRight w:val="0"/>
              <w:marTop w:val="0"/>
              <w:marBottom w:val="0"/>
              <w:divBdr>
                <w:top w:val="none" w:sz="0" w:space="0" w:color="auto"/>
                <w:left w:val="none" w:sz="0" w:space="0" w:color="auto"/>
                <w:bottom w:val="none" w:sz="0" w:space="0" w:color="auto"/>
                <w:right w:val="none" w:sz="0" w:space="0" w:color="auto"/>
              </w:divBdr>
            </w:div>
            <w:div w:id="1673678095">
              <w:marLeft w:val="0"/>
              <w:marRight w:val="0"/>
              <w:marTop w:val="0"/>
              <w:marBottom w:val="0"/>
              <w:divBdr>
                <w:top w:val="none" w:sz="0" w:space="0" w:color="auto"/>
                <w:left w:val="none" w:sz="0" w:space="0" w:color="auto"/>
                <w:bottom w:val="none" w:sz="0" w:space="0" w:color="auto"/>
                <w:right w:val="none" w:sz="0" w:space="0" w:color="auto"/>
              </w:divBdr>
            </w:div>
            <w:div w:id="1785610362">
              <w:marLeft w:val="0"/>
              <w:marRight w:val="0"/>
              <w:marTop w:val="0"/>
              <w:marBottom w:val="0"/>
              <w:divBdr>
                <w:top w:val="none" w:sz="0" w:space="0" w:color="auto"/>
                <w:left w:val="none" w:sz="0" w:space="0" w:color="auto"/>
                <w:bottom w:val="none" w:sz="0" w:space="0" w:color="auto"/>
                <w:right w:val="none" w:sz="0" w:space="0" w:color="auto"/>
              </w:divBdr>
            </w:div>
            <w:div w:id="429200730">
              <w:marLeft w:val="0"/>
              <w:marRight w:val="0"/>
              <w:marTop w:val="0"/>
              <w:marBottom w:val="0"/>
              <w:divBdr>
                <w:top w:val="none" w:sz="0" w:space="0" w:color="auto"/>
                <w:left w:val="none" w:sz="0" w:space="0" w:color="auto"/>
                <w:bottom w:val="none" w:sz="0" w:space="0" w:color="auto"/>
                <w:right w:val="none" w:sz="0" w:space="0" w:color="auto"/>
              </w:divBdr>
            </w:div>
            <w:div w:id="588124429">
              <w:marLeft w:val="0"/>
              <w:marRight w:val="0"/>
              <w:marTop w:val="0"/>
              <w:marBottom w:val="0"/>
              <w:divBdr>
                <w:top w:val="none" w:sz="0" w:space="0" w:color="auto"/>
                <w:left w:val="none" w:sz="0" w:space="0" w:color="auto"/>
                <w:bottom w:val="none" w:sz="0" w:space="0" w:color="auto"/>
                <w:right w:val="none" w:sz="0" w:space="0" w:color="auto"/>
              </w:divBdr>
            </w:div>
            <w:div w:id="573589109">
              <w:marLeft w:val="0"/>
              <w:marRight w:val="0"/>
              <w:marTop w:val="0"/>
              <w:marBottom w:val="0"/>
              <w:divBdr>
                <w:top w:val="none" w:sz="0" w:space="0" w:color="auto"/>
                <w:left w:val="none" w:sz="0" w:space="0" w:color="auto"/>
                <w:bottom w:val="none" w:sz="0" w:space="0" w:color="auto"/>
                <w:right w:val="none" w:sz="0" w:space="0" w:color="auto"/>
              </w:divBdr>
            </w:div>
            <w:div w:id="512692193">
              <w:marLeft w:val="0"/>
              <w:marRight w:val="0"/>
              <w:marTop w:val="0"/>
              <w:marBottom w:val="0"/>
              <w:divBdr>
                <w:top w:val="none" w:sz="0" w:space="0" w:color="auto"/>
                <w:left w:val="none" w:sz="0" w:space="0" w:color="auto"/>
                <w:bottom w:val="none" w:sz="0" w:space="0" w:color="auto"/>
                <w:right w:val="none" w:sz="0" w:space="0" w:color="auto"/>
              </w:divBdr>
            </w:div>
            <w:div w:id="1039016905">
              <w:marLeft w:val="0"/>
              <w:marRight w:val="0"/>
              <w:marTop w:val="0"/>
              <w:marBottom w:val="0"/>
              <w:divBdr>
                <w:top w:val="none" w:sz="0" w:space="0" w:color="auto"/>
                <w:left w:val="none" w:sz="0" w:space="0" w:color="auto"/>
                <w:bottom w:val="none" w:sz="0" w:space="0" w:color="auto"/>
                <w:right w:val="none" w:sz="0" w:space="0" w:color="auto"/>
              </w:divBdr>
            </w:div>
            <w:div w:id="2005468922">
              <w:marLeft w:val="0"/>
              <w:marRight w:val="0"/>
              <w:marTop w:val="0"/>
              <w:marBottom w:val="0"/>
              <w:divBdr>
                <w:top w:val="none" w:sz="0" w:space="0" w:color="auto"/>
                <w:left w:val="none" w:sz="0" w:space="0" w:color="auto"/>
                <w:bottom w:val="none" w:sz="0" w:space="0" w:color="auto"/>
                <w:right w:val="none" w:sz="0" w:space="0" w:color="auto"/>
              </w:divBdr>
            </w:div>
            <w:div w:id="581835291">
              <w:marLeft w:val="0"/>
              <w:marRight w:val="0"/>
              <w:marTop w:val="0"/>
              <w:marBottom w:val="0"/>
              <w:divBdr>
                <w:top w:val="none" w:sz="0" w:space="0" w:color="auto"/>
                <w:left w:val="none" w:sz="0" w:space="0" w:color="auto"/>
                <w:bottom w:val="none" w:sz="0" w:space="0" w:color="auto"/>
                <w:right w:val="none" w:sz="0" w:space="0" w:color="auto"/>
              </w:divBdr>
            </w:div>
            <w:div w:id="206651169">
              <w:marLeft w:val="0"/>
              <w:marRight w:val="0"/>
              <w:marTop w:val="0"/>
              <w:marBottom w:val="0"/>
              <w:divBdr>
                <w:top w:val="none" w:sz="0" w:space="0" w:color="auto"/>
                <w:left w:val="none" w:sz="0" w:space="0" w:color="auto"/>
                <w:bottom w:val="none" w:sz="0" w:space="0" w:color="auto"/>
                <w:right w:val="none" w:sz="0" w:space="0" w:color="auto"/>
              </w:divBdr>
            </w:div>
            <w:div w:id="2127237690">
              <w:marLeft w:val="0"/>
              <w:marRight w:val="0"/>
              <w:marTop w:val="0"/>
              <w:marBottom w:val="0"/>
              <w:divBdr>
                <w:top w:val="none" w:sz="0" w:space="0" w:color="auto"/>
                <w:left w:val="none" w:sz="0" w:space="0" w:color="auto"/>
                <w:bottom w:val="none" w:sz="0" w:space="0" w:color="auto"/>
                <w:right w:val="none" w:sz="0" w:space="0" w:color="auto"/>
              </w:divBdr>
            </w:div>
            <w:div w:id="1061833623">
              <w:marLeft w:val="0"/>
              <w:marRight w:val="0"/>
              <w:marTop w:val="0"/>
              <w:marBottom w:val="0"/>
              <w:divBdr>
                <w:top w:val="none" w:sz="0" w:space="0" w:color="auto"/>
                <w:left w:val="none" w:sz="0" w:space="0" w:color="auto"/>
                <w:bottom w:val="none" w:sz="0" w:space="0" w:color="auto"/>
                <w:right w:val="none" w:sz="0" w:space="0" w:color="auto"/>
              </w:divBdr>
            </w:div>
            <w:div w:id="2124033134">
              <w:marLeft w:val="0"/>
              <w:marRight w:val="0"/>
              <w:marTop w:val="0"/>
              <w:marBottom w:val="0"/>
              <w:divBdr>
                <w:top w:val="none" w:sz="0" w:space="0" w:color="auto"/>
                <w:left w:val="none" w:sz="0" w:space="0" w:color="auto"/>
                <w:bottom w:val="none" w:sz="0" w:space="0" w:color="auto"/>
                <w:right w:val="none" w:sz="0" w:space="0" w:color="auto"/>
              </w:divBdr>
            </w:div>
            <w:div w:id="46956252">
              <w:marLeft w:val="0"/>
              <w:marRight w:val="0"/>
              <w:marTop w:val="0"/>
              <w:marBottom w:val="0"/>
              <w:divBdr>
                <w:top w:val="none" w:sz="0" w:space="0" w:color="auto"/>
                <w:left w:val="none" w:sz="0" w:space="0" w:color="auto"/>
                <w:bottom w:val="none" w:sz="0" w:space="0" w:color="auto"/>
                <w:right w:val="none" w:sz="0" w:space="0" w:color="auto"/>
              </w:divBdr>
            </w:div>
            <w:div w:id="1591235505">
              <w:marLeft w:val="0"/>
              <w:marRight w:val="0"/>
              <w:marTop w:val="0"/>
              <w:marBottom w:val="0"/>
              <w:divBdr>
                <w:top w:val="none" w:sz="0" w:space="0" w:color="auto"/>
                <w:left w:val="none" w:sz="0" w:space="0" w:color="auto"/>
                <w:bottom w:val="none" w:sz="0" w:space="0" w:color="auto"/>
                <w:right w:val="none" w:sz="0" w:space="0" w:color="auto"/>
              </w:divBdr>
            </w:div>
            <w:div w:id="1171681512">
              <w:marLeft w:val="0"/>
              <w:marRight w:val="0"/>
              <w:marTop w:val="0"/>
              <w:marBottom w:val="0"/>
              <w:divBdr>
                <w:top w:val="none" w:sz="0" w:space="0" w:color="auto"/>
                <w:left w:val="none" w:sz="0" w:space="0" w:color="auto"/>
                <w:bottom w:val="none" w:sz="0" w:space="0" w:color="auto"/>
                <w:right w:val="none" w:sz="0" w:space="0" w:color="auto"/>
              </w:divBdr>
            </w:div>
            <w:div w:id="565575732">
              <w:marLeft w:val="0"/>
              <w:marRight w:val="0"/>
              <w:marTop w:val="0"/>
              <w:marBottom w:val="0"/>
              <w:divBdr>
                <w:top w:val="none" w:sz="0" w:space="0" w:color="auto"/>
                <w:left w:val="none" w:sz="0" w:space="0" w:color="auto"/>
                <w:bottom w:val="none" w:sz="0" w:space="0" w:color="auto"/>
                <w:right w:val="none" w:sz="0" w:space="0" w:color="auto"/>
              </w:divBdr>
            </w:div>
            <w:div w:id="1484156150">
              <w:marLeft w:val="0"/>
              <w:marRight w:val="0"/>
              <w:marTop w:val="0"/>
              <w:marBottom w:val="0"/>
              <w:divBdr>
                <w:top w:val="none" w:sz="0" w:space="0" w:color="auto"/>
                <w:left w:val="none" w:sz="0" w:space="0" w:color="auto"/>
                <w:bottom w:val="none" w:sz="0" w:space="0" w:color="auto"/>
                <w:right w:val="none" w:sz="0" w:space="0" w:color="auto"/>
              </w:divBdr>
            </w:div>
            <w:div w:id="1015303722">
              <w:marLeft w:val="0"/>
              <w:marRight w:val="0"/>
              <w:marTop w:val="0"/>
              <w:marBottom w:val="0"/>
              <w:divBdr>
                <w:top w:val="none" w:sz="0" w:space="0" w:color="auto"/>
                <w:left w:val="none" w:sz="0" w:space="0" w:color="auto"/>
                <w:bottom w:val="none" w:sz="0" w:space="0" w:color="auto"/>
                <w:right w:val="none" w:sz="0" w:space="0" w:color="auto"/>
              </w:divBdr>
            </w:div>
            <w:div w:id="1074625287">
              <w:marLeft w:val="0"/>
              <w:marRight w:val="0"/>
              <w:marTop w:val="0"/>
              <w:marBottom w:val="0"/>
              <w:divBdr>
                <w:top w:val="none" w:sz="0" w:space="0" w:color="auto"/>
                <w:left w:val="none" w:sz="0" w:space="0" w:color="auto"/>
                <w:bottom w:val="none" w:sz="0" w:space="0" w:color="auto"/>
                <w:right w:val="none" w:sz="0" w:space="0" w:color="auto"/>
              </w:divBdr>
            </w:div>
            <w:div w:id="1902134412">
              <w:marLeft w:val="0"/>
              <w:marRight w:val="0"/>
              <w:marTop w:val="0"/>
              <w:marBottom w:val="0"/>
              <w:divBdr>
                <w:top w:val="none" w:sz="0" w:space="0" w:color="auto"/>
                <w:left w:val="none" w:sz="0" w:space="0" w:color="auto"/>
                <w:bottom w:val="none" w:sz="0" w:space="0" w:color="auto"/>
                <w:right w:val="none" w:sz="0" w:space="0" w:color="auto"/>
              </w:divBdr>
            </w:div>
            <w:div w:id="1221671819">
              <w:marLeft w:val="0"/>
              <w:marRight w:val="0"/>
              <w:marTop w:val="0"/>
              <w:marBottom w:val="0"/>
              <w:divBdr>
                <w:top w:val="none" w:sz="0" w:space="0" w:color="auto"/>
                <w:left w:val="none" w:sz="0" w:space="0" w:color="auto"/>
                <w:bottom w:val="none" w:sz="0" w:space="0" w:color="auto"/>
                <w:right w:val="none" w:sz="0" w:space="0" w:color="auto"/>
              </w:divBdr>
            </w:div>
            <w:div w:id="1686860339">
              <w:marLeft w:val="0"/>
              <w:marRight w:val="0"/>
              <w:marTop w:val="0"/>
              <w:marBottom w:val="0"/>
              <w:divBdr>
                <w:top w:val="none" w:sz="0" w:space="0" w:color="auto"/>
                <w:left w:val="none" w:sz="0" w:space="0" w:color="auto"/>
                <w:bottom w:val="none" w:sz="0" w:space="0" w:color="auto"/>
                <w:right w:val="none" w:sz="0" w:space="0" w:color="auto"/>
              </w:divBdr>
            </w:div>
            <w:div w:id="1251695465">
              <w:marLeft w:val="0"/>
              <w:marRight w:val="0"/>
              <w:marTop w:val="0"/>
              <w:marBottom w:val="0"/>
              <w:divBdr>
                <w:top w:val="none" w:sz="0" w:space="0" w:color="auto"/>
                <w:left w:val="none" w:sz="0" w:space="0" w:color="auto"/>
                <w:bottom w:val="none" w:sz="0" w:space="0" w:color="auto"/>
                <w:right w:val="none" w:sz="0" w:space="0" w:color="auto"/>
              </w:divBdr>
            </w:div>
            <w:div w:id="1843735997">
              <w:marLeft w:val="0"/>
              <w:marRight w:val="0"/>
              <w:marTop w:val="0"/>
              <w:marBottom w:val="0"/>
              <w:divBdr>
                <w:top w:val="none" w:sz="0" w:space="0" w:color="auto"/>
                <w:left w:val="none" w:sz="0" w:space="0" w:color="auto"/>
                <w:bottom w:val="none" w:sz="0" w:space="0" w:color="auto"/>
                <w:right w:val="none" w:sz="0" w:space="0" w:color="auto"/>
              </w:divBdr>
            </w:div>
            <w:div w:id="851143757">
              <w:marLeft w:val="0"/>
              <w:marRight w:val="0"/>
              <w:marTop w:val="0"/>
              <w:marBottom w:val="0"/>
              <w:divBdr>
                <w:top w:val="none" w:sz="0" w:space="0" w:color="auto"/>
                <w:left w:val="none" w:sz="0" w:space="0" w:color="auto"/>
                <w:bottom w:val="none" w:sz="0" w:space="0" w:color="auto"/>
                <w:right w:val="none" w:sz="0" w:space="0" w:color="auto"/>
              </w:divBdr>
            </w:div>
            <w:div w:id="14423185">
              <w:marLeft w:val="0"/>
              <w:marRight w:val="0"/>
              <w:marTop w:val="0"/>
              <w:marBottom w:val="0"/>
              <w:divBdr>
                <w:top w:val="none" w:sz="0" w:space="0" w:color="auto"/>
                <w:left w:val="none" w:sz="0" w:space="0" w:color="auto"/>
                <w:bottom w:val="none" w:sz="0" w:space="0" w:color="auto"/>
                <w:right w:val="none" w:sz="0" w:space="0" w:color="auto"/>
              </w:divBdr>
            </w:div>
            <w:div w:id="225455711">
              <w:marLeft w:val="0"/>
              <w:marRight w:val="0"/>
              <w:marTop w:val="0"/>
              <w:marBottom w:val="0"/>
              <w:divBdr>
                <w:top w:val="none" w:sz="0" w:space="0" w:color="auto"/>
                <w:left w:val="none" w:sz="0" w:space="0" w:color="auto"/>
                <w:bottom w:val="none" w:sz="0" w:space="0" w:color="auto"/>
                <w:right w:val="none" w:sz="0" w:space="0" w:color="auto"/>
              </w:divBdr>
            </w:div>
            <w:div w:id="208693576">
              <w:marLeft w:val="0"/>
              <w:marRight w:val="0"/>
              <w:marTop w:val="0"/>
              <w:marBottom w:val="0"/>
              <w:divBdr>
                <w:top w:val="none" w:sz="0" w:space="0" w:color="auto"/>
                <w:left w:val="none" w:sz="0" w:space="0" w:color="auto"/>
                <w:bottom w:val="none" w:sz="0" w:space="0" w:color="auto"/>
                <w:right w:val="none" w:sz="0" w:space="0" w:color="auto"/>
              </w:divBdr>
            </w:div>
            <w:div w:id="665404717">
              <w:marLeft w:val="0"/>
              <w:marRight w:val="0"/>
              <w:marTop w:val="0"/>
              <w:marBottom w:val="0"/>
              <w:divBdr>
                <w:top w:val="none" w:sz="0" w:space="0" w:color="auto"/>
                <w:left w:val="none" w:sz="0" w:space="0" w:color="auto"/>
                <w:bottom w:val="none" w:sz="0" w:space="0" w:color="auto"/>
                <w:right w:val="none" w:sz="0" w:space="0" w:color="auto"/>
              </w:divBdr>
            </w:div>
            <w:div w:id="1674408329">
              <w:marLeft w:val="0"/>
              <w:marRight w:val="0"/>
              <w:marTop w:val="0"/>
              <w:marBottom w:val="0"/>
              <w:divBdr>
                <w:top w:val="none" w:sz="0" w:space="0" w:color="auto"/>
                <w:left w:val="none" w:sz="0" w:space="0" w:color="auto"/>
                <w:bottom w:val="none" w:sz="0" w:space="0" w:color="auto"/>
                <w:right w:val="none" w:sz="0" w:space="0" w:color="auto"/>
              </w:divBdr>
            </w:div>
            <w:div w:id="1325935089">
              <w:marLeft w:val="0"/>
              <w:marRight w:val="0"/>
              <w:marTop w:val="0"/>
              <w:marBottom w:val="0"/>
              <w:divBdr>
                <w:top w:val="none" w:sz="0" w:space="0" w:color="auto"/>
                <w:left w:val="none" w:sz="0" w:space="0" w:color="auto"/>
                <w:bottom w:val="none" w:sz="0" w:space="0" w:color="auto"/>
                <w:right w:val="none" w:sz="0" w:space="0" w:color="auto"/>
              </w:divBdr>
            </w:div>
            <w:div w:id="217783447">
              <w:marLeft w:val="0"/>
              <w:marRight w:val="0"/>
              <w:marTop w:val="0"/>
              <w:marBottom w:val="0"/>
              <w:divBdr>
                <w:top w:val="none" w:sz="0" w:space="0" w:color="auto"/>
                <w:left w:val="none" w:sz="0" w:space="0" w:color="auto"/>
                <w:bottom w:val="none" w:sz="0" w:space="0" w:color="auto"/>
                <w:right w:val="none" w:sz="0" w:space="0" w:color="auto"/>
              </w:divBdr>
            </w:div>
            <w:div w:id="1725179875">
              <w:marLeft w:val="0"/>
              <w:marRight w:val="0"/>
              <w:marTop w:val="0"/>
              <w:marBottom w:val="0"/>
              <w:divBdr>
                <w:top w:val="none" w:sz="0" w:space="0" w:color="auto"/>
                <w:left w:val="none" w:sz="0" w:space="0" w:color="auto"/>
                <w:bottom w:val="none" w:sz="0" w:space="0" w:color="auto"/>
                <w:right w:val="none" w:sz="0" w:space="0" w:color="auto"/>
              </w:divBdr>
            </w:div>
            <w:div w:id="1096443965">
              <w:marLeft w:val="0"/>
              <w:marRight w:val="0"/>
              <w:marTop w:val="0"/>
              <w:marBottom w:val="0"/>
              <w:divBdr>
                <w:top w:val="none" w:sz="0" w:space="0" w:color="auto"/>
                <w:left w:val="none" w:sz="0" w:space="0" w:color="auto"/>
                <w:bottom w:val="none" w:sz="0" w:space="0" w:color="auto"/>
                <w:right w:val="none" w:sz="0" w:space="0" w:color="auto"/>
              </w:divBdr>
            </w:div>
            <w:div w:id="511069326">
              <w:marLeft w:val="0"/>
              <w:marRight w:val="0"/>
              <w:marTop w:val="0"/>
              <w:marBottom w:val="0"/>
              <w:divBdr>
                <w:top w:val="none" w:sz="0" w:space="0" w:color="auto"/>
                <w:left w:val="none" w:sz="0" w:space="0" w:color="auto"/>
                <w:bottom w:val="none" w:sz="0" w:space="0" w:color="auto"/>
                <w:right w:val="none" w:sz="0" w:space="0" w:color="auto"/>
              </w:divBdr>
            </w:div>
            <w:div w:id="25639730">
              <w:marLeft w:val="0"/>
              <w:marRight w:val="0"/>
              <w:marTop w:val="0"/>
              <w:marBottom w:val="0"/>
              <w:divBdr>
                <w:top w:val="none" w:sz="0" w:space="0" w:color="auto"/>
                <w:left w:val="none" w:sz="0" w:space="0" w:color="auto"/>
                <w:bottom w:val="none" w:sz="0" w:space="0" w:color="auto"/>
                <w:right w:val="none" w:sz="0" w:space="0" w:color="auto"/>
              </w:divBdr>
            </w:div>
            <w:div w:id="2051565601">
              <w:marLeft w:val="0"/>
              <w:marRight w:val="0"/>
              <w:marTop w:val="0"/>
              <w:marBottom w:val="0"/>
              <w:divBdr>
                <w:top w:val="none" w:sz="0" w:space="0" w:color="auto"/>
                <w:left w:val="none" w:sz="0" w:space="0" w:color="auto"/>
                <w:bottom w:val="none" w:sz="0" w:space="0" w:color="auto"/>
                <w:right w:val="none" w:sz="0" w:space="0" w:color="auto"/>
              </w:divBdr>
            </w:div>
            <w:div w:id="1720737116">
              <w:marLeft w:val="0"/>
              <w:marRight w:val="0"/>
              <w:marTop w:val="0"/>
              <w:marBottom w:val="0"/>
              <w:divBdr>
                <w:top w:val="none" w:sz="0" w:space="0" w:color="auto"/>
                <w:left w:val="none" w:sz="0" w:space="0" w:color="auto"/>
                <w:bottom w:val="none" w:sz="0" w:space="0" w:color="auto"/>
                <w:right w:val="none" w:sz="0" w:space="0" w:color="auto"/>
              </w:divBdr>
            </w:div>
            <w:div w:id="671756362">
              <w:marLeft w:val="0"/>
              <w:marRight w:val="0"/>
              <w:marTop w:val="0"/>
              <w:marBottom w:val="0"/>
              <w:divBdr>
                <w:top w:val="none" w:sz="0" w:space="0" w:color="auto"/>
                <w:left w:val="none" w:sz="0" w:space="0" w:color="auto"/>
                <w:bottom w:val="none" w:sz="0" w:space="0" w:color="auto"/>
                <w:right w:val="none" w:sz="0" w:space="0" w:color="auto"/>
              </w:divBdr>
            </w:div>
            <w:div w:id="640231196">
              <w:marLeft w:val="0"/>
              <w:marRight w:val="0"/>
              <w:marTop w:val="0"/>
              <w:marBottom w:val="0"/>
              <w:divBdr>
                <w:top w:val="none" w:sz="0" w:space="0" w:color="auto"/>
                <w:left w:val="none" w:sz="0" w:space="0" w:color="auto"/>
                <w:bottom w:val="none" w:sz="0" w:space="0" w:color="auto"/>
                <w:right w:val="none" w:sz="0" w:space="0" w:color="auto"/>
              </w:divBdr>
            </w:div>
            <w:div w:id="1987200592">
              <w:marLeft w:val="0"/>
              <w:marRight w:val="0"/>
              <w:marTop w:val="0"/>
              <w:marBottom w:val="0"/>
              <w:divBdr>
                <w:top w:val="none" w:sz="0" w:space="0" w:color="auto"/>
                <w:left w:val="none" w:sz="0" w:space="0" w:color="auto"/>
                <w:bottom w:val="none" w:sz="0" w:space="0" w:color="auto"/>
                <w:right w:val="none" w:sz="0" w:space="0" w:color="auto"/>
              </w:divBdr>
            </w:div>
            <w:div w:id="217202631">
              <w:marLeft w:val="0"/>
              <w:marRight w:val="0"/>
              <w:marTop w:val="0"/>
              <w:marBottom w:val="0"/>
              <w:divBdr>
                <w:top w:val="none" w:sz="0" w:space="0" w:color="auto"/>
                <w:left w:val="none" w:sz="0" w:space="0" w:color="auto"/>
                <w:bottom w:val="none" w:sz="0" w:space="0" w:color="auto"/>
                <w:right w:val="none" w:sz="0" w:space="0" w:color="auto"/>
              </w:divBdr>
            </w:div>
            <w:div w:id="1431927823">
              <w:marLeft w:val="0"/>
              <w:marRight w:val="0"/>
              <w:marTop w:val="0"/>
              <w:marBottom w:val="0"/>
              <w:divBdr>
                <w:top w:val="none" w:sz="0" w:space="0" w:color="auto"/>
                <w:left w:val="none" w:sz="0" w:space="0" w:color="auto"/>
                <w:bottom w:val="none" w:sz="0" w:space="0" w:color="auto"/>
                <w:right w:val="none" w:sz="0" w:space="0" w:color="auto"/>
              </w:divBdr>
            </w:div>
            <w:div w:id="1711832354">
              <w:marLeft w:val="0"/>
              <w:marRight w:val="0"/>
              <w:marTop w:val="0"/>
              <w:marBottom w:val="0"/>
              <w:divBdr>
                <w:top w:val="none" w:sz="0" w:space="0" w:color="auto"/>
                <w:left w:val="none" w:sz="0" w:space="0" w:color="auto"/>
                <w:bottom w:val="none" w:sz="0" w:space="0" w:color="auto"/>
                <w:right w:val="none" w:sz="0" w:space="0" w:color="auto"/>
              </w:divBdr>
            </w:div>
            <w:div w:id="630941142">
              <w:marLeft w:val="0"/>
              <w:marRight w:val="0"/>
              <w:marTop w:val="0"/>
              <w:marBottom w:val="0"/>
              <w:divBdr>
                <w:top w:val="none" w:sz="0" w:space="0" w:color="auto"/>
                <w:left w:val="none" w:sz="0" w:space="0" w:color="auto"/>
                <w:bottom w:val="none" w:sz="0" w:space="0" w:color="auto"/>
                <w:right w:val="none" w:sz="0" w:space="0" w:color="auto"/>
              </w:divBdr>
            </w:div>
            <w:div w:id="1494636795">
              <w:marLeft w:val="0"/>
              <w:marRight w:val="0"/>
              <w:marTop w:val="0"/>
              <w:marBottom w:val="0"/>
              <w:divBdr>
                <w:top w:val="none" w:sz="0" w:space="0" w:color="auto"/>
                <w:left w:val="none" w:sz="0" w:space="0" w:color="auto"/>
                <w:bottom w:val="none" w:sz="0" w:space="0" w:color="auto"/>
                <w:right w:val="none" w:sz="0" w:space="0" w:color="auto"/>
              </w:divBdr>
            </w:div>
            <w:div w:id="654990547">
              <w:marLeft w:val="0"/>
              <w:marRight w:val="0"/>
              <w:marTop w:val="0"/>
              <w:marBottom w:val="0"/>
              <w:divBdr>
                <w:top w:val="none" w:sz="0" w:space="0" w:color="auto"/>
                <w:left w:val="none" w:sz="0" w:space="0" w:color="auto"/>
                <w:bottom w:val="none" w:sz="0" w:space="0" w:color="auto"/>
                <w:right w:val="none" w:sz="0" w:space="0" w:color="auto"/>
              </w:divBdr>
            </w:div>
            <w:div w:id="593780356">
              <w:marLeft w:val="0"/>
              <w:marRight w:val="0"/>
              <w:marTop w:val="0"/>
              <w:marBottom w:val="0"/>
              <w:divBdr>
                <w:top w:val="none" w:sz="0" w:space="0" w:color="auto"/>
                <w:left w:val="none" w:sz="0" w:space="0" w:color="auto"/>
                <w:bottom w:val="none" w:sz="0" w:space="0" w:color="auto"/>
                <w:right w:val="none" w:sz="0" w:space="0" w:color="auto"/>
              </w:divBdr>
            </w:div>
            <w:div w:id="23093122">
              <w:marLeft w:val="0"/>
              <w:marRight w:val="0"/>
              <w:marTop w:val="0"/>
              <w:marBottom w:val="0"/>
              <w:divBdr>
                <w:top w:val="none" w:sz="0" w:space="0" w:color="auto"/>
                <w:left w:val="none" w:sz="0" w:space="0" w:color="auto"/>
                <w:bottom w:val="none" w:sz="0" w:space="0" w:color="auto"/>
                <w:right w:val="none" w:sz="0" w:space="0" w:color="auto"/>
              </w:divBdr>
            </w:div>
            <w:div w:id="520973811">
              <w:marLeft w:val="0"/>
              <w:marRight w:val="0"/>
              <w:marTop w:val="0"/>
              <w:marBottom w:val="0"/>
              <w:divBdr>
                <w:top w:val="none" w:sz="0" w:space="0" w:color="auto"/>
                <w:left w:val="none" w:sz="0" w:space="0" w:color="auto"/>
                <w:bottom w:val="none" w:sz="0" w:space="0" w:color="auto"/>
                <w:right w:val="none" w:sz="0" w:space="0" w:color="auto"/>
              </w:divBdr>
            </w:div>
            <w:div w:id="475954805">
              <w:marLeft w:val="0"/>
              <w:marRight w:val="0"/>
              <w:marTop w:val="0"/>
              <w:marBottom w:val="0"/>
              <w:divBdr>
                <w:top w:val="none" w:sz="0" w:space="0" w:color="auto"/>
                <w:left w:val="none" w:sz="0" w:space="0" w:color="auto"/>
                <w:bottom w:val="none" w:sz="0" w:space="0" w:color="auto"/>
                <w:right w:val="none" w:sz="0" w:space="0" w:color="auto"/>
              </w:divBdr>
            </w:div>
            <w:div w:id="1974554650">
              <w:marLeft w:val="0"/>
              <w:marRight w:val="0"/>
              <w:marTop w:val="0"/>
              <w:marBottom w:val="0"/>
              <w:divBdr>
                <w:top w:val="none" w:sz="0" w:space="0" w:color="auto"/>
                <w:left w:val="none" w:sz="0" w:space="0" w:color="auto"/>
                <w:bottom w:val="none" w:sz="0" w:space="0" w:color="auto"/>
                <w:right w:val="none" w:sz="0" w:space="0" w:color="auto"/>
              </w:divBdr>
            </w:div>
            <w:div w:id="123693299">
              <w:marLeft w:val="0"/>
              <w:marRight w:val="0"/>
              <w:marTop w:val="0"/>
              <w:marBottom w:val="0"/>
              <w:divBdr>
                <w:top w:val="none" w:sz="0" w:space="0" w:color="auto"/>
                <w:left w:val="none" w:sz="0" w:space="0" w:color="auto"/>
                <w:bottom w:val="none" w:sz="0" w:space="0" w:color="auto"/>
                <w:right w:val="none" w:sz="0" w:space="0" w:color="auto"/>
              </w:divBdr>
            </w:div>
            <w:div w:id="1780296919">
              <w:marLeft w:val="0"/>
              <w:marRight w:val="0"/>
              <w:marTop w:val="0"/>
              <w:marBottom w:val="0"/>
              <w:divBdr>
                <w:top w:val="none" w:sz="0" w:space="0" w:color="auto"/>
                <w:left w:val="none" w:sz="0" w:space="0" w:color="auto"/>
                <w:bottom w:val="none" w:sz="0" w:space="0" w:color="auto"/>
                <w:right w:val="none" w:sz="0" w:space="0" w:color="auto"/>
              </w:divBdr>
            </w:div>
            <w:div w:id="1017465814">
              <w:marLeft w:val="0"/>
              <w:marRight w:val="0"/>
              <w:marTop w:val="0"/>
              <w:marBottom w:val="0"/>
              <w:divBdr>
                <w:top w:val="none" w:sz="0" w:space="0" w:color="auto"/>
                <w:left w:val="none" w:sz="0" w:space="0" w:color="auto"/>
                <w:bottom w:val="none" w:sz="0" w:space="0" w:color="auto"/>
                <w:right w:val="none" w:sz="0" w:space="0" w:color="auto"/>
              </w:divBdr>
            </w:div>
            <w:div w:id="1922369489">
              <w:marLeft w:val="0"/>
              <w:marRight w:val="0"/>
              <w:marTop w:val="0"/>
              <w:marBottom w:val="0"/>
              <w:divBdr>
                <w:top w:val="none" w:sz="0" w:space="0" w:color="auto"/>
                <w:left w:val="none" w:sz="0" w:space="0" w:color="auto"/>
                <w:bottom w:val="none" w:sz="0" w:space="0" w:color="auto"/>
                <w:right w:val="none" w:sz="0" w:space="0" w:color="auto"/>
              </w:divBdr>
            </w:div>
            <w:div w:id="1681274222">
              <w:marLeft w:val="0"/>
              <w:marRight w:val="0"/>
              <w:marTop w:val="0"/>
              <w:marBottom w:val="0"/>
              <w:divBdr>
                <w:top w:val="none" w:sz="0" w:space="0" w:color="auto"/>
                <w:left w:val="none" w:sz="0" w:space="0" w:color="auto"/>
                <w:bottom w:val="none" w:sz="0" w:space="0" w:color="auto"/>
                <w:right w:val="none" w:sz="0" w:space="0" w:color="auto"/>
              </w:divBdr>
            </w:div>
            <w:div w:id="1183973980">
              <w:marLeft w:val="0"/>
              <w:marRight w:val="0"/>
              <w:marTop w:val="0"/>
              <w:marBottom w:val="0"/>
              <w:divBdr>
                <w:top w:val="none" w:sz="0" w:space="0" w:color="auto"/>
                <w:left w:val="none" w:sz="0" w:space="0" w:color="auto"/>
                <w:bottom w:val="none" w:sz="0" w:space="0" w:color="auto"/>
                <w:right w:val="none" w:sz="0" w:space="0" w:color="auto"/>
              </w:divBdr>
            </w:div>
            <w:div w:id="86512033">
              <w:marLeft w:val="0"/>
              <w:marRight w:val="0"/>
              <w:marTop w:val="0"/>
              <w:marBottom w:val="0"/>
              <w:divBdr>
                <w:top w:val="none" w:sz="0" w:space="0" w:color="auto"/>
                <w:left w:val="none" w:sz="0" w:space="0" w:color="auto"/>
                <w:bottom w:val="none" w:sz="0" w:space="0" w:color="auto"/>
                <w:right w:val="none" w:sz="0" w:space="0" w:color="auto"/>
              </w:divBdr>
            </w:div>
            <w:div w:id="1774279452">
              <w:marLeft w:val="0"/>
              <w:marRight w:val="0"/>
              <w:marTop w:val="0"/>
              <w:marBottom w:val="0"/>
              <w:divBdr>
                <w:top w:val="none" w:sz="0" w:space="0" w:color="auto"/>
                <w:left w:val="none" w:sz="0" w:space="0" w:color="auto"/>
                <w:bottom w:val="none" w:sz="0" w:space="0" w:color="auto"/>
                <w:right w:val="none" w:sz="0" w:space="0" w:color="auto"/>
              </w:divBdr>
            </w:div>
            <w:div w:id="1374622328">
              <w:marLeft w:val="0"/>
              <w:marRight w:val="0"/>
              <w:marTop w:val="0"/>
              <w:marBottom w:val="0"/>
              <w:divBdr>
                <w:top w:val="none" w:sz="0" w:space="0" w:color="auto"/>
                <w:left w:val="none" w:sz="0" w:space="0" w:color="auto"/>
                <w:bottom w:val="none" w:sz="0" w:space="0" w:color="auto"/>
                <w:right w:val="none" w:sz="0" w:space="0" w:color="auto"/>
              </w:divBdr>
            </w:div>
            <w:div w:id="12466536">
              <w:marLeft w:val="0"/>
              <w:marRight w:val="0"/>
              <w:marTop w:val="0"/>
              <w:marBottom w:val="0"/>
              <w:divBdr>
                <w:top w:val="none" w:sz="0" w:space="0" w:color="auto"/>
                <w:left w:val="none" w:sz="0" w:space="0" w:color="auto"/>
                <w:bottom w:val="none" w:sz="0" w:space="0" w:color="auto"/>
                <w:right w:val="none" w:sz="0" w:space="0" w:color="auto"/>
              </w:divBdr>
            </w:div>
            <w:div w:id="1555239214">
              <w:marLeft w:val="0"/>
              <w:marRight w:val="0"/>
              <w:marTop w:val="0"/>
              <w:marBottom w:val="0"/>
              <w:divBdr>
                <w:top w:val="none" w:sz="0" w:space="0" w:color="auto"/>
                <w:left w:val="none" w:sz="0" w:space="0" w:color="auto"/>
                <w:bottom w:val="none" w:sz="0" w:space="0" w:color="auto"/>
                <w:right w:val="none" w:sz="0" w:space="0" w:color="auto"/>
              </w:divBdr>
            </w:div>
            <w:div w:id="706300632">
              <w:marLeft w:val="0"/>
              <w:marRight w:val="0"/>
              <w:marTop w:val="0"/>
              <w:marBottom w:val="0"/>
              <w:divBdr>
                <w:top w:val="none" w:sz="0" w:space="0" w:color="auto"/>
                <w:left w:val="none" w:sz="0" w:space="0" w:color="auto"/>
                <w:bottom w:val="none" w:sz="0" w:space="0" w:color="auto"/>
                <w:right w:val="none" w:sz="0" w:space="0" w:color="auto"/>
              </w:divBdr>
            </w:div>
            <w:div w:id="1625574895">
              <w:marLeft w:val="0"/>
              <w:marRight w:val="0"/>
              <w:marTop w:val="0"/>
              <w:marBottom w:val="0"/>
              <w:divBdr>
                <w:top w:val="none" w:sz="0" w:space="0" w:color="auto"/>
                <w:left w:val="none" w:sz="0" w:space="0" w:color="auto"/>
                <w:bottom w:val="none" w:sz="0" w:space="0" w:color="auto"/>
                <w:right w:val="none" w:sz="0" w:space="0" w:color="auto"/>
              </w:divBdr>
            </w:div>
            <w:div w:id="1574703999">
              <w:marLeft w:val="0"/>
              <w:marRight w:val="0"/>
              <w:marTop w:val="0"/>
              <w:marBottom w:val="0"/>
              <w:divBdr>
                <w:top w:val="none" w:sz="0" w:space="0" w:color="auto"/>
                <w:left w:val="none" w:sz="0" w:space="0" w:color="auto"/>
                <w:bottom w:val="none" w:sz="0" w:space="0" w:color="auto"/>
                <w:right w:val="none" w:sz="0" w:space="0" w:color="auto"/>
              </w:divBdr>
            </w:div>
            <w:div w:id="172426436">
              <w:marLeft w:val="0"/>
              <w:marRight w:val="0"/>
              <w:marTop w:val="0"/>
              <w:marBottom w:val="0"/>
              <w:divBdr>
                <w:top w:val="none" w:sz="0" w:space="0" w:color="auto"/>
                <w:left w:val="none" w:sz="0" w:space="0" w:color="auto"/>
                <w:bottom w:val="none" w:sz="0" w:space="0" w:color="auto"/>
                <w:right w:val="none" w:sz="0" w:space="0" w:color="auto"/>
              </w:divBdr>
            </w:div>
            <w:div w:id="1237595150">
              <w:marLeft w:val="0"/>
              <w:marRight w:val="0"/>
              <w:marTop w:val="0"/>
              <w:marBottom w:val="0"/>
              <w:divBdr>
                <w:top w:val="none" w:sz="0" w:space="0" w:color="auto"/>
                <w:left w:val="none" w:sz="0" w:space="0" w:color="auto"/>
                <w:bottom w:val="none" w:sz="0" w:space="0" w:color="auto"/>
                <w:right w:val="none" w:sz="0" w:space="0" w:color="auto"/>
              </w:divBdr>
            </w:div>
            <w:div w:id="571936308">
              <w:marLeft w:val="0"/>
              <w:marRight w:val="0"/>
              <w:marTop w:val="0"/>
              <w:marBottom w:val="0"/>
              <w:divBdr>
                <w:top w:val="none" w:sz="0" w:space="0" w:color="auto"/>
                <w:left w:val="none" w:sz="0" w:space="0" w:color="auto"/>
                <w:bottom w:val="none" w:sz="0" w:space="0" w:color="auto"/>
                <w:right w:val="none" w:sz="0" w:space="0" w:color="auto"/>
              </w:divBdr>
            </w:div>
            <w:div w:id="1616864101">
              <w:marLeft w:val="0"/>
              <w:marRight w:val="0"/>
              <w:marTop w:val="0"/>
              <w:marBottom w:val="0"/>
              <w:divBdr>
                <w:top w:val="none" w:sz="0" w:space="0" w:color="auto"/>
                <w:left w:val="none" w:sz="0" w:space="0" w:color="auto"/>
                <w:bottom w:val="none" w:sz="0" w:space="0" w:color="auto"/>
                <w:right w:val="none" w:sz="0" w:space="0" w:color="auto"/>
              </w:divBdr>
            </w:div>
            <w:div w:id="1345405078">
              <w:marLeft w:val="0"/>
              <w:marRight w:val="0"/>
              <w:marTop w:val="0"/>
              <w:marBottom w:val="0"/>
              <w:divBdr>
                <w:top w:val="none" w:sz="0" w:space="0" w:color="auto"/>
                <w:left w:val="none" w:sz="0" w:space="0" w:color="auto"/>
                <w:bottom w:val="none" w:sz="0" w:space="0" w:color="auto"/>
                <w:right w:val="none" w:sz="0" w:space="0" w:color="auto"/>
              </w:divBdr>
            </w:div>
            <w:div w:id="1445615442">
              <w:marLeft w:val="0"/>
              <w:marRight w:val="0"/>
              <w:marTop w:val="0"/>
              <w:marBottom w:val="0"/>
              <w:divBdr>
                <w:top w:val="none" w:sz="0" w:space="0" w:color="auto"/>
                <w:left w:val="none" w:sz="0" w:space="0" w:color="auto"/>
                <w:bottom w:val="none" w:sz="0" w:space="0" w:color="auto"/>
                <w:right w:val="none" w:sz="0" w:space="0" w:color="auto"/>
              </w:divBdr>
            </w:div>
            <w:div w:id="244800888">
              <w:marLeft w:val="0"/>
              <w:marRight w:val="0"/>
              <w:marTop w:val="0"/>
              <w:marBottom w:val="0"/>
              <w:divBdr>
                <w:top w:val="none" w:sz="0" w:space="0" w:color="auto"/>
                <w:left w:val="none" w:sz="0" w:space="0" w:color="auto"/>
                <w:bottom w:val="none" w:sz="0" w:space="0" w:color="auto"/>
                <w:right w:val="none" w:sz="0" w:space="0" w:color="auto"/>
              </w:divBdr>
            </w:div>
            <w:div w:id="1594513885">
              <w:marLeft w:val="0"/>
              <w:marRight w:val="0"/>
              <w:marTop w:val="0"/>
              <w:marBottom w:val="0"/>
              <w:divBdr>
                <w:top w:val="none" w:sz="0" w:space="0" w:color="auto"/>
                <w:left w:val="none" w:sz="0" w:space="0" w:color="auto"/>
                <w:bottom w:val="none" w:sz="0" w:space="0" w:color="auto"/>
                <w:right w:val="none" w:sz="0" w:space="0" w:color="auto"/>
              </w:divBdr>
            </w:div>
            <w:div w:id="520168258">
              <w:marLeft w:val="0"/>
              <w:marRight w:val="0"/>
              <w:marTop w:val="0"/>
              <w:marBottom w:val="0"/>
              <w:divBdr>
                <w:top w:val="none" w:sz="0" w:space="0" w:color="auto"/>
                <w:left w:val="none" w:sz="0" w:space="0" w:color="auto"/>
                <w:bottom w:val="none" w:sz="0" w:space="0" w:color="auto"/>
                <w:right w:val="none" w:sz="0" w:space="0" w:color="auto"/>
              </w:divBdr>
            </w:div>
            <w:div w:id="1004941854">
              <w:marLeft w:val="0"/>
              <w:marRight w:val="0"/>
              <w:marTop w:val="0"/>
              <w:marBottom w:val="0"/>
              <w:divBdr>
                <w:top w:val="none" w:sz="0" w:space="0" w:color="auto"/>
                <w:left w:val="none" w:sz="0" w:space="0" w:color="auto"/>
                <w:bottom w:val="none" w:sz="0" w:space="0" w:color="auto"/>
                <w:right w:val="none" w:sz="0" w:space="0" w:color="auto"/>
              </w:divBdr>
            </w:div>
            <w:div w:id="985088143">
              <w:marLeft w:val="0"/>
              <w:marRight w:val="0"/>
              <w:marTop w:val="0"/>
              <w:marBottom w:val="0"/>
              <w:divBdr>
                <w:top w:val="none" w:sz="0" w:space="0" w:color="auto"/>
                <w:left w:val="none" w:sz="0" w:space="0" w:color="auto"/>
                <w:bottom w:val="none" w:sz="0" w:space="0" w:color="auto"/>
                <w:right w:val="none" w:sz="0" w:space="0" w:color="auto"/>
              </w:divBdr>
            </w:div>
            <w:div w:id="1456294158">
              <w:marLeft w:val="0"/>
              <w:marRight w:val="0"/>
              <w:marTop w:val="0"/>
              <w:marBottom w:val="0"/>
              <w:divBdr>
                <w:top w:val="none" w:sz="0" w:space="0" w:color="auto"/>
                <w:left w:val="none" w:sz="0" w:space="0" w:color="auto"/>
                <w:bottom w:val="none" w:sz="0" w:space="0" w:color="auto"/>
                <w:right w:val="none" w:sz="0" w:space="0" w:color="auto"/>
              </w:divBdr>
            </w:div>
            <w:div w:id="1069887812">
              <w:marLeft w:val="0"/>
              <w:marRight w:val="0"/>
              <w:marTop w:val="0"/>
              <w:marBottom w:val="0"/>
              <w:divBdr>
                <w:top w:val="none" w:sz="0" w:space="0" w:color="auto"/>
                <w:left w:val="none" w:sz="0" w:space="0" w:color="auto"/>
                <w:bottom w:val="none" w:sz="0" w:space="0" w:color="auto"/>
                <w:right w:val="none" w:sz="0" w:space="0" w:color="auto"/>
              </w:divBdr>
            </w:div>
            <w:div w:id="137964170">
              <w:marLeft w:val="0"/>
              <w:marRight w:val="0"/>
              <w:marTop w:val="0"/>
              <w:marBottom w:val="0"/>
              <w:divBdr>
                <w:top w:val="none" w:sz="0" w:space="0" w:color="auto"/>
                <w:left w:val="none" w:sz="0" w:space="0" w:color="auto"/>
                <w:bottom w:val="none" w:sz="0" w:space="0" w:color="auto"/>
                <w:right w:val="none" w:sz="0" w:space="0" w:color="auto"/>
              </w:divBdr>
            </w:div>
            <w:div w:id="335763991">
              <w:marLeft w:val="0"/>
              <w:marRight w:val="0"/>
              <w:marTop w:val="0"/>
              <w:marBottom w:val="0"/>
              <w:divBdr>
                <w:top w:val="none" w:sz="0" w:space="0" w:color="auto"/>
                <w:left w:val="none" w:sz="0" w:space="0" w:color="auto"/>
                <w:bottom w:val="none" w:sz="0" w:space="0" w:color="auto"/>
                <w:right w:val="none" w:sz="0" w:space="0" w:color="auto"/>
              </w:divBdr>
            </w:div>
            <w:div w:id="906644532">
              <w:marLeft w:val="0"/>
              <w:marRight w:val="0"/>
              <w:marTop w:val="0"/>
              <w:marBottom w:val="0"/>
              <w:divBdr>
                <w:top w:val="none" w:sz="0" w:space="0" w:color="auto"/>
                <w:left w:val="none" w:sz="0" w:space="0" w:color="auto"/>
                <w:bottom w:val="none" w:sz="0" w:space="0" w:color="auto"/>
                <w:right w:val="none" w:sz="0" w:space="0" w:color="auto"/>
              </w:divBdr>
            </w:div>
            <w:div w:id="1968580070">
              <w:marLeft w:val="0"/>
              <w:marRight w:val="0"/>
              <w:marTop w:val="0"/>
              <w:marBottom w:val="0"/>
              <w:divBdr>
                <w:top w:val="none" w:sz="0" w:space="0" w:color="auto"/>
                <w:left w:val="none" w:sz="0" w:space="0" w:color="auto"/>
                <w:bottom w:val="none" w:sz="0" w:space="0" w:color="auto"/>
                <w:right w:val="none" w:sz="0" w:space="0" w:color="auto"/>
              </w:divBdr>
            </w:div>
            <w:div w:id="1830125474">
              <w:marLeft w:val="0"/>
              <w:marRight w:val="0"/>
              <w:marTop w:val="0"/>
              <w:marBottom w:val="0"/>
              <w:divBdr>
                <w:top w:val="none" w:sz="0" w:space="0" w:color="auto"/>
                <w:left w:val="none" w:sz="0" w:space="0" w:color="auto"/>
                <w:bottom w:val="none" w:sz="0" w:space="0" w:color="auto"/>
                <w:right w:val="none" w:sz="0" w:space="0" w:color="auto"/>
              </w:divBdr>
            </w:div>
            <w:div w:id="400300223">
              <w:marLeft w:val="0"/>
              <w:marRight w:val="0"/>
              <w:marTop w:val="0"/>
              <w:marBottom w:val="0"/>
              <w:divBdr>
                <w:top w:val="none" w:sz="0" w:space="0" w:color="auto"/>
                <w:left w:val="none" w:sz="0" w:space="0" w:color="auto"/>
                <w:bottom w:val="none" w:sz="0" w:space="0" w:color="auto"/>
                <w:right w:val="none" w:sz="0" w:space="0" w:color="auto"/>
              </w:divBdr>
            </w:div>
            <w:div w:id="1555314625">
              <w:marLeft w:val="0"/>
              <w:marRight w:val="0"/>
              <w:marTop w:val="0"/>
              <w:marBottom w:val="0"/>
              <w:divBdr>
                <w:top w:val="none" w:sz="0" w:space="0" w:color="auto"/>
                <w:left w:val="none" w:sz="0" w:space="0" w:color="auto"/>
                <w:bottom w:val="none" w:sz="0" w:space="0" w:color="auto"/>
                <w:right w:val="none" w:sz="0" w:space="0" w:color="auto"/>
              </w:divBdr>
            </w:div>
            <w:div w:id="1982494341">
              <w:marLeft w:val="0"/>
              <w:marRight w:val="0"/>
              <w:marTop w:val="0"/>
              <w:marBottom w:val="0"/>
              <w:divBdr>
                <w:top w:val="none" w:sz="0" w:space="0" w:color="auto"/>
                <w:left w:val="none" w:sz="0" w:space="0" w:color="auto"/>
                <w:bottom w:val="none" w:sz="0" w:space="0" w:color="auto"/>
                <w:right w:val="none" w:sz="0" w:space="0" w:color="auto"/>
              </w:divBdr>
            </w:div>
            <w:div w:id="2047177489">
              <w:marLeft w:val="0"/>
              <w:marRight w:val="0"/>
              <w:marTop w:val="0"/>
              <w:marBottom w:val="0"/>
              <w:divBdr>
                <w:top w:val="none" w:sz="0" w:space="0" w:color="auto"/>
                <w:left w:val="none" w:sz="0" w:space="0" w:color="auto"/>
                <w:bottom w:val="none" w:sz="0" w:space="0" w:color="auto"/>
                <w:right w:val="none" w:sz="0" w:space="0" w:color="auto"/>
              </w:divBdr>
            </w:div>
            <w:div w:id="2059814529">
              <w:marLeft w:val="0"/>
              <w:marRight w:val="0"/>
              <w:marTop w:val="0"/>
              <w:marBottom w:val="0"/>
              <w:divBdr>
                <w:top w:val="none" w:sz="0" w:space="0" w:color="auto"/>
                <w:left w:val="none" w:sz="0" w:space="0" w:color="auto"/>
                <w:bottom w:val="none" w:sz="0" w:space="0" w:color="auto"/>
                <w:right w:val="none" w:sz="0" w:space="0" w:color="auto"/>
              </w:divBdr>
            </w:div>
            <w:div w:id="1683705467">
              <w:marLeft w:val="0"/>
              <w:marRight w:val="0"/>
              <w:marTop w:val="0"/>
              <w:marBottom w:val="0"/>
              <w:divBdr>
                <w:top w:val="none" w:sz="0" w:space="0" w:color="auto"/>
                <w:left w:val="none" w:sz="0" w:space="0" w:color="auto"/>
                <w:bottom w:val="none" w:sz="0" w:space="0" w:color="auto"/>
                <w:right w:val="none" w:sz="0" w:space="0" w:color="auto"/>
              </w:divBdr>
            </w:div>
            <w:div w:id="1754426782">
              <w:marLeft w:val="0"/>
              <w:marRight w:val="0"/>
              <w:marTop w:val="0"/>
              <w:marBottom w:val="0"/>
              <w:divBdr>
                <w:top w:val="none" w:sz="0" w:space="0" w:color="auto"/>
                <w:left w:val="none" w:sz="0" w:space="0" w:color="auto"/>
                <w:bottom w:val="none" w:sz="0" w:space="0" w:color="auto"/>
                <w:right w:val="none" w:sz="0" w:space="0" w:color="auto"/>
              </w:divBdr>
            </w:div>
            <w:div w:id="2145266555">
              <w:marLeft w:val="0"/>
              <w:marRight w:val="0"/>
              <w:marTop w:val="0"/>
              <w:marBottom w:val="0"/>
              <w:divBdr>
                <w:top w:val="none" w:sz="0" w:space="0" w:color="auto"/>
                <w:left w:val="none" w:sz="0" w:space="0" w:color="auto"/>
                <w:bottom w:val="none" w:sz="0" w:space="0" w:color="auto"/>
                <w:right w:val="none" w:sz="0" w:space="0" w:color="auto"/>
              </w:divBdr>
            </w:div>
            <w:div w:id="331299583">
              <w:marLeft w:val="0"/>
              <w:marRight w:val="0"/>
              <w:marTop w:val="0"/>
              <w:marBottom w:val="0"/>
              <w:divBdr>
                <w:top w:val="none" w:sz="0" w:space="0" w:color="auto"/>
                <w:left w:val="none" w:sz="0" w:space="0" w:color="auto"/>
                <w:bottom w:val="none" w:sz="0" w:space="0" w:color="auto"/>
                <w:right w:val="none" w:sz="0" w:space="0" w:color="auto"/>
              </w:divBdr>
            </w:div>
            <w:div w:id="1824159148">
              <w:marLeft w:val="0"/>
              <w:marRight w:val="0"/>
              <w:marTop w:val="0"/>
              <w:marBottom w:val="0"/>
              <w:divBdr>
                <w:top w:val="none" w:sz="0" w:space="0" w:color="auto"/>
                <w:left w:val="none" w:sz="0" w:space="0" w:color="auto"/>
                <w:bottom w:val="none" w:sz="0" w:space="0" w:color="auto"/>
                <w:right w:val="none" w:sz="0" w:space="0" w:color="auto"/>
              </w:divBdr>
            </w:div>
            <w:div w:id="2021814227">
              <w:marLeft w:val="0"/>
              <w:marRight w:val="0"/>
              <w:marTop w:val="0"/>
              <w:marBottom w:val="0"/>
              <w:divBdr>
                <w:top w:val="none" w:sz="0" w:space="0" w:color="auto"/>
                <w:left w:val="none" w:sz="0" w:space="0" w:color="auto"/>
                <w:bottom w:val="none" w:sz="0" w:space="0" w:color="auto"/>
                <w:right w:val="none" w:sz="0" w:space="0" w:color="auto"/>
              </w:divBdr>
            </w:div>
            <w:div w:id="496577185">
              <w:marLeft w:val="0"/>
              <w:marRight w:val="0"/>
              <w:marTop w:val="0"/>
              <w:marBottom w:val="0"/>
              <w:divBdr>
                <w:top w:val="none" w:sz="0" w:space="0" w:color="auto"/>
                <w:left w:val="none" w:sz="0" w:space="0" w:color="auto"/>
                <w:bottom w:val="none" w:sz="0" w:space="0" w:color="auto"/>
                <w:right w:val="none" w:sz="0" w:space="0" w:color="auto"/>
              </w:divBdr>
            </w:div>
            <w:div w:id="2143963922">
              <w:marLeft w:val="0"/>
              <w:marRight w:val="0"/>
              <w:marTop w:val="0"/>
              <w:marBottom w:val="0"/>
              <w:divBdr>
                <w:top w:val="none" w:sz="0" w:space="0" w:color="auto"/>
                <w:left w:val="none" w:sz="0" w:space="0" w:color="auto"/>
                <w:bottom w:val="none" w:sz="0" w:space="0" w:color="auto"/>
                <w:right w:val="none" w:sz="0" w:space="0" w:color="auto"/>
              </w:divBdr>
            </w:div>
            <w:div w:id="109249020">
              <w:marLeft w:val="0"/>
              <w:marRight w:val="0"/>
              <w:marTop w:val="0"/>
              <w:marBottom w:val="0"/>
              <w:divBdr>
                <w:top w:val="none" w:sz="0" w:space="0" w:color="auto"/>
                <w:left w:val="none" w:sz="0" w:space="0" w:color="auto"/>
                <w:bottom w:val="none" w:sz="0" w:space="0" w:color="auto"/>
                <w:right w:val="none" w:sz="0" w:space="0" w:color="auto"/>
              </w:divBdr>
            </w:div>
            <w:div w:id="653220666">
              <w:marLeft w:val="0"/>
              <w:marRight w:val="0"/>
              <w:marTop w:val="0"/>
              <w:marBottom w:val="0"/>
              <w:divBdr>
                <w:top w:val="none" w:sz="0" w:space="0" w:color="auto"/>
                <w:left w:val="none" w:sz="0" w:space="0" w:color="auto"/>
                <w:bottom w:val="none" w:sz="0" w:space="0" w:color="auto"/>
                <w:right w:val="none" w:sz="0" w:space="0" w:color="auto"/>
              </w:divBdr>
            </w:div>
            <w:div w:id="1932547220">
              <w:marLeft w:val="0"/>
              <w:marRight w:val="0"/>
              <w:marTop w:val="0"/>
              <w:marBottom w:val="0"/>
              <w:divBdr>
                <w:top w:val="none" w:sz="0" w:space="0" w:color="auto"/>
                <w:left w:val="none" w:sz="0" w:space="0" w:color="auto"/>
                <w:bottom w:val="none" w:sz="0" w:space="0" w:color="auto"/>
                <w:right w:val="none" w:sz="0" w:space="0" w:color="auto"/>
              </w:divBdr>
            </w:div>
            <w:div w:id="1418869195">
              <w:marLeft w:val="0"/>
              <w:marRight w:val="0"/>
              <w:marTop w:val="0"/>
              <w:marBottom w:val="0"/>
              <w:divBdr>
                <w:top w:val="none" w:sz="0" w:space="0" w:color="auto"/>
                <w:left w:val="none" w:sz="0" w:space="0" w:color="auto"/>
                <w:bottom w:val="none" w:sz="0" w:space="0" w:color="auto"/>
                <w:right w:val="none" w:sz="0" w:space="0" w:color="auto"/>
              </w:divBdr>
            </w:div>
            <w:div w:id="949166092">
              <w:marLeft w:val="0"/>
              <w:marRight w:val="0"/>
              <w:marTop w:val="0"/>
              <w:marBottom w:val="0"/>
              <w:divBdr>
                <w:top w:val="none" w:sz="0" w:space="0" w:color="auto"/>
                <w:left w:val="none" w:sz="0" w:space="0" w:color="auto"/>
                <w:bottom w:val="none" w:sz="0" w:space="0" w:color="auto"/>
                <w:right w:val="none" w:sz="0" w:space="0" w:color="auto"/>
              </w:divBdr>
            </w:div>
            <w:div w:id="2025670075">
              <w:marLeft w:val="0"/>
              <w:marRight w:val="0"/>
              <w:marTop w:val="0"/>
              <w:marBottom w:val="0"/>
              <w:divBdr>
                <w:top w:val="none" w:sz="0" w:space="0" w:color="auto"/>
                <w:left w:val="none" w:sz="0" w:space="0" w:color="auto"/>
                <w:bottom w:val="none" w:sz="0" w:space="0" w:color="auto"/>
                <w:right w:val="none" w:sz="0" w:space="0" w:color="auto"/>
              </w:divBdr>
            </w:div>
            <w:div w:id="884222335">
              <w:marLeft w:val="0"/>
              <w:marRight w:val="0"/>
              <w:marTop w:val="0"/>
              <w:marBottom w:val="0"/>
              <w:divBdr>
                <w:top w:val="none" w:sz="0" w:space="0" w:color="auto"/>
                <w:left w:val="none" w:sz="0" w:space="0" w:color="auto"/>
                <w:bottom w:val="none" w:sz="0" w:space="0" w:color="auto"/>
                <w:right w:val="none" w:sz="0" w:space="0" w:color="auto"/>
              </w:divBdr>
            </w:div>
            <w:div w:id="210121176">
              <w:marLeft w:val="0"/>
              <w:marRight w:val="0"/>
              <w:marTop w:val="0"/>
              <w:marBottom w:val="0"/>
              <w:divBdr>
                <w:top w:val="none" w:sz="0" w:space="0" w:color="auto"/>
                <w:left w:val="none" w:sz="0" w:space="0" w:color="auto"/>
                <w:bottom w:val="none" w:sz="0" w:space="0" w:color="auto"/>
                <w:right w:val="none" w:sz="0" w:space="0" w:color="auto"/>
              </w:divBdr>
            </w:div>
            <w:div w:id="1050108137">
              <w:marLeft w:val="0"/>
              <w:marRight w:val="0"/>
              <w:marTop w:val="0"/>
              <w:marBottom w:val="0"/>
              <w:divBdr>
                <w:top w:val="none" w:sz="0" w:space="0" w:color="auto"/>
                <w:left w:val="none" w:sz="0" w:space="0" w:color="auto"/>
                <w:bottom w:val="none" w:sz="0" w:space="0" w:color="auto"/>
                <w:right w:val="none" w:sz="0" w:space="0" w:color="auto"/>
              </w:divBdr>
            </w:div>
            <w:div w:id="2020427960">
              <w:marLeft w:val="0"/>
              <w:marRight w:val="0"/>
              <w:marTop w:val="0"/>
              <w:marBottom w:val="0"/>
              <w:divBdr>
                <w:top w:val="none" w:sz="0" w:space="0" w:color="auto"/>
                <w:left w:val="none" w:sz="0" w:space="0" w:color="auto"/>
                <w:bottom w:val="none" w:sz="0" w:space="0" w:color="auto"/>
                <w:right w:val="none" w:sz="0" w:space="0" w:color="auto"/>
              </w:divBdr>
            </w:div>
            <w:div w:id="1333411017">
              <w:marLeft w:val="0"/>
              <w:marRight w:val="0"/>
              <w:marTop w:val="0"/>
              <w:marBottom w:val="0"/>
              <w:divBdr>
                <w:top w:val="none" w:sz="0" w:space="0" w:color="auto"/>
                <w:left w:val="none" w:sz="0" w:space="0" w:color="auto"/>
                <w:bottom w:val="none" w:sz="0" w:space="0" w:color="auto"/>
                <w:right w:val="none" w:sz="0" w:space="0" w:color="auto"/>
              </w:divBdr>
            </w:div>
            <w:div w:id="2052919225">
              <w:marLeft w:val="0"/>
              <w:marRight w:val="0"/>
              <w:marTop w:val="0"/>
              <w:marBottom w:val="0"/>
              <w:divBdr>
                <w:top w:val="none" w:sz="0" w:space="0" w:color="auto"/>
                <w:left w:val="none" w:sz="0" w:space="0" w:color="auto"/>
                <w:bottom w:val="none" w:sz="0" w:space="0" w:color="auto"/>
                <w:right w:val="none" w:sz="0" w:space="0" w:color="auto"/>
              </w:divBdr>
            </w:div>
            <w:div w:id="1119178189">
              <w:marLeft w:val="0"/>
              <w:marRight w:val="0"/>
              <w:marTop w:val="0"/>
              <w:marBottom w:val="0"/>
              <w:divBdr>
                <w:top w:val="none" w:sz="0" w:space="0" w:color="auto"/>
                <w:left w:val="none" w:sz="0" w:space="0" w:color="auto"/>
                <w:bottom w:val="none" w:sz="0" w:space="0" w:color="auto"/>
                <w:right w:val="none" w:sz="0" w:space="0" w:color="auto"/>
              </w:divBdr>
            </w:div>
            <w:div w:id="1137576420">
              <w:marLeft w:val="0"/>
              <w:marRight w:val="0"/>
              <w:marTop w:val="0"/>
              <w:marBottom w:val="0"/>
              <w:divBdr>
                <w:top w:val="none" w:sz="0" w:space="0" w:color="auto"/>
                <w:left w:val="none" w:sz="0" w:space="0" w:color="auto"/>
                <w:bottom w:val="none" w:sz="0" w:space="0" w:color="auto"/>
                <w:right w:val="none" w:sz="0" w:space="0" w:color="auto"/>
              </w:divBdr>
            </w:div>
            <w:div w:id="2171151">
              <w:marLeft w:val="0"/>
              <w:marRight w:val="0"/>
              <w:marTop w:val="0"/>
              <w:marBottom w:val="0"/>
              <w:divBdr>
                <w:top w:val="none" w:sz="0" w:space="0" w:color="auto"/>
                <w:left w:val="none" w:sz="0" w:space="0" w:color="auto"/>
                <w:bottom w:val="none" w:sz="0" w:space="0" w:color="auto"/>
                <w:right w:val="none" w:sz="0" w:space="0" w:color="auto"/>
              </w:divBdr>
            </w:div>
            <w:div w:id="1243565321">
              <w:marLeft w:val="0"/>
              <w:marRight w:val="0"/>
              <w:marTop w:val="0"/>
              <w:marBottom w:val="0"/>
              <w:divBdr>
                <w:top w:val="none" w:sz="0" w:space="0" w:color="auto"/>
                <w:left w:val="none" w:sz="0" w:space="0" w:color="auto"/>
                <w:bottom w:val="none" w:sz="0" w:space="0" w:color="auto"/>
                <w:right w:val="none" w:sz="0" w:space="0" w:color="auto"/>
              </w:divBdr>
            </w:div>
            <w:div w:id="1853882798">
              <w:marLeft w:val="0"/>
              <w:marRight w:val="0"/>
              <w:marTop w:val="0"/>
              <w:marBottom w:val="0"/>
              <w:divBdr>
                <w:top w:val="none" w:sz="0" w:space="0" w:color="auto"/>
                <w:left w:val="none" w:sz="0" w:space="0" w:color="auto"/>
                <w:bottom w:val="none" w:sz="0" w:space="0" w:color="auto"/>
                <w:right w:val="none" w:sz="0" w:space="0" w:color="auto"/>
              </w:divBdr>
            </w:div>
            <w:div w:id="116263153">
              <w:marLeft w:val="0"/>
              <w:marRight w:val="0"/>
              <w:marTop w:val="0"/>
              <w:marBottom w:val="0"/>
              <w:divBdr>
                <w:top w:val="none" w:sz="0" w:space="0" w:color="auto"/>
                <w:left w:val="none" w:sz="0" w:space="0" w:color="auto"/>
                <w:bottom w:val="none" w:sz="0" w:space="0" w:color="auto"/>
                <w:right w:val="none" w:sz="0" w:space="0" w:color="auto"/>
              </w:divBdr>
            </w:div>
            <w:div w:id="403767758">
              <w:marLeft w:val="0"/>
              <w:marRight w:val="0"/>
              <w:marTop w:val="0"/>
              <w:marBottom w:val="0"/>
              <w:divBdr>
                <w:top w:val="none" w:sz="0" w:space="0" w:color="auto"/>
                <w:left w:val="none" w:sz="0" w:space="0" w:color="auto"/>
                <w:bottom w:val="none" w:sz="0" w:space="0" w:color="auto"/>
                <w:right w:val="none" w:sz="0" w:space="0" w:color="auto"/>
              </w:divBdr>
            </w:div>
            <w:div w:id="1053893488">
              <w:marLeft w:val="0"/>
              <w:marRight w:val="0"/>
              <w:marTop w:val="0"/>
              <w:marBottom w:val="0"/>
              <w:divBdr>
                <w:top w:val="none" w:sz="0" w:space="0" w:color="auto"/>
                <w:left w:val="none" w:sz="0" w:space="0" w:color="auto"/>
                <w:bottom w:val="none" w:sz="0" w:space="0" w:color="auto"/>
                <w:right w:val="none" w:sz="0" w:space="0" w:color="auto"/>
              </w:divBdr>
            </w:div>
            <w:div w:id="619604396">
              <w:marLeft w:val="0"/>
              <w:marRight w:val="0"/>
              <w:marTop w:val="0"/>
              <w:marBottom w:val="0"/>
              <w:divBdr>
                <w:top w:val="none" w:sz="0" w:space="0" w:color="auto"/>
                <w:left w:val="none" w:sz="0" w:space="0" w:color="auto"/>
                <w:bottom w:val="none" w:sz="0" w:space="0" w:color="auto"/>
                <w:right w:val="none" w:sz="0" w:space="0" w:color="auto"/>
              </w:divBdr>
            </w:div>
            <w:div w:id="360009242">
              <w:marLeft w:val="0"/>
              <w:marRight w:val="0"/>
              <w:marTop w:val="0"/>
              <w:marBottom w:val="0"/>
              <w:divBdr>
                <w:top w:val="none" w:sz="0" w:space="0" w:color="auto"/>
                <w:left w:val="none" w:sz="0" w:space="0" w:color="auto"/>
                <w:bottom w:val="none" w:sz="0" w:space="0" w:color="auto"/>
                <w:right w:val="none" w:sz="0" w:space="0" w:color="auto"/>
              </w:divBdr>
            </w:div>
            <w:div w:id="1616017452">
              <w:marLeft w:val="0"/>
              <w:marRight w:val="0"/>
              <w:marTop w:val="0"/>
              <w:marBottom w:val="0"/>
              <w:divBdr>
                <w:top w:val="none" w:sz="0" w:space="0" w:color="auto"/>
                <w:left w:val="none" w:sz="0" w:space="0" w:color="auto"/>
                <w:bottom w:val="none" w:sz="0" w:space="0" w:color="auto"/>
                <w:right w:val="none" w:sz="0" w:space="0" w:color="auto"/>
              </w:divBdr>
            </w:div>
            <w:div w:id="1612861728">
              <w:marLeft w:val="0"/>
              <w:marRight w:val="0"/>
              <w:marTop w:val="0"/>
              <w:marBottom w:val="0"/>
              <w:divBdr>
                <w:top w:val="none" w:sz="0" w:space="0" w:color="auto"/>
                <w:left w:val="none" w:sz="0" w:space="0" w:color="auto"/>
                <w:bottom w:val="none" w:sz="0" w:space="0" w:color="auto"/>
                <w:right w:val="none" w:sz="0" w:space="0" w:color="auto"/>
              </w:divBdr>
            </w:div>
            <w:div w:id="1796482001">
              <w:marLeft w:val="0"/>
              <w:marRight w:val="0"/>
              <w:marTop w:val="0"/>
              <w:marBottom w:val="0"/>
              <w:divBdr>
                <w:top w:val="none" w:sz="0" w:space="0" w:color="auto"/>
                <w:left w:val="none" w:sz="0" w:space="0" w:color="auto"/>
                <w:bottom w:val="none" w:sz="0" w:space="0" w:color="auto"/>
                <w:right w:val="none" w:sz="0" w:space="0" w:color="auto"/>
              </w:divBdr>
            </w:div>
            <w:div w:id="531382388">
              <w:marLeft w:val="0"/>
              <w:marRight w:val="0"/>
              <w:marTop w:val="0"/>
              <w:marBottom w:val="0"/>
              <w:divBdr>
                <w:top w:val="none" w:sz="0" w:space="0" w:color="auto"/>
                <w:left w:val="none" w:sz="0" w:space="0" w:color="auto"/>
                <w:bottom w:val="none" w:sz="0" w:space="0" w:color="auto"/>
                <w:right w:val="none" w:sz="0" w:space="0" w:color="auto"/>
              </w:divBdr>
            </w:div>
            <w:div w:id="803733905">
              <w:marLeft w:val="0"/>
              <w:marRight w:val="0"/>
              <w:marTop w:val="0"/>
              <w:marBottom w:val="0"/>
              <w:divBdr>
                <w:top w:val="none" w:sz="0" w:space="0" w:color="auto"/>
                <w:left w:val="none" w:sz="0" w:space="0" w:color="auto"/>
                <w:bottom w:val="none" w:sz="0" w:space="0" w:color="auto"/>
                <w:right w:val="none" w:sz="0" w:space="0" w:color="auto"/>
              </w:divBdr>
            </w:div>
            <w:div w:id="231697686">
              <w:marLeft w:val="0"/>
              <w:marRight w:val="0"/>
              <w:marTop w:val="0"/>
              <w:marBottom w:val="0"/>
              <w:divBdr>
                <w:top w:val="none" w:sz="0" w:space="0" w:color="auto"/>
                <w:left w:val="none" w:sz="0" w:space="0" w:color="auto"/>
                <w:bottom w:val="none" w:sz="0" w:space="0" w:color="auto"/>
                <w:right w:val="none" w:sz="0" w:space="0" w:color="auto"/>
              </w:divBdr>
            </w:div>
            <w:div w:id="2052998090">
              <w:marLeft w:val="0"/>
              <w:marRight w:val="0"/>
              <w:marTop w:val="0"/>
              <w:marBottom w:val="0"/>
              <w:divBdr>
                <w:top w:val="none" w:sz="0" w:space="0" w:color="auto"/>
                <w:left w:val="none" w:sz="0" w:space="0" w:color="auto"/>
                <w:bottom w:val="none" w:sz="0" w:space="0" w:color="auto"/>
                <w:right w:val="none" w:sz="0" w:space="0" w:color="auto"/>
              </w:divBdr>
            </w:div>
            <w:div w:id="1181626223">
              <w:marLeft w:val="0"/>
              <w:marRight w:val="0"/>
              <w:marTop w:val="0"/>
              <w:marBottom w:val="0"/>
              <w:divBdr>
                <w:top w:val="none" w:sz="0" w:space="0" w:color="auto"/>
                <w:left w:val="none" w:sz="0" w:space="0" w:color="auto"/>
                <w:bottom w:val="none" w:sz="0" w:space="0" w:color="auto"/>
                <w:right w:val="none" w:sz="0" w:space="0" w:color="auto"/>
              </w:divBdr>
            </w:div>
            <w:div w:id="1096361365">
              <w:marLeft w:val="0"/>
              <w:marRight w:val="0"/>
              <w:marTop w:val="0"/>
              <w:marBottom w:val="0"/>
              <w:divBdr>
                <w:top w:val="none" w:sz="0" w:space="0" w:color="auto"/>
                <w:left w:val="none" w:sz="0" w:space="0" w:color="auto"/>
                <w:bottom w:val="none" w:sz="0" w:space="0" w:color="auto"/>
                <w:right w:val="none" w:sz="0" w:space="0" w:color="auto"/>
              </w:divBdr>
            </w:div>
            <w:div w:id="1757164164">
              <w:marLeft w:val="0"/>
              <w:marRight w:val="0"/>
              <w:marTop w:val="0"/>
              <w:marBottom w:val="0"/>
              <w:divBdr>
                <w:top w:val="none" w:sz="0" w:space="0" w:color="auto"/>
                <w:left w:val="none" w:sz="0" w:space="0" w:color="auto"/>
                <w:bottom w:val="none" w:sz="0" w:space="0" w:color="auto"/>
                <w:right w:val="none" w:sz="0" w:space="0" w:color="auto"/>
              </w:divBdr>
            </w:div>
            <w:div w:id="2108767199">
              <w:marLeft w:val="0"/>
              <w:marRight w:val="0"/>
              <w:marTop w:val="0"/>
              <w:marBottom w:val="0"/>
              <w:divBdr>
                <w:top w:val="none" w:sz="0" w:space="0" w:color="auto"/>
                <w:left w:val="none" w:sz="0" w:space="0" w:color="auto"/>
                <w:bottom w:val="none" w:sz="0" w:space="0" w:color="auto"/>
                <w:right w:val="none" w:sz="0" w:space="0" w:color="auto"/>
              </w:divBdr>
            </w:div>
            <w:div w:id="1665737468">
              <w:marLeft w:val="0"/>
              <w:marRight w:val="0"/>
              <w:marTop w:val="0"/>
              <w:marBottom w:val="0"/>
              <w:divBdr>
                <w:top w:val="none" w:sz="0" w:space="0" w:color="auto"/>
                <w:left w:val="none" w:sz="0" w:space="0" w:color="auto"/>
                <w:bottom w:val="none" w:sz="0" w:space="0" w:color="auto"/>
                <w:right w:val="none" w:sz="0" w:space="0" w:color="auto"/>
              </w:divBdr>
            </w:div>
            <w:div w:id="1051997064">
              <w:marLeft w:val="0"/>
              <w:marRight w:val="0"/>
              <w:marTop w:val="0"/>
              <w:marBottom w:val="0"/>
              <w:divBdr>
                <w:top w:val="none" w:sz="0" w:space="0" w:color="auto"/>
                <w:left w:val="none" w:sz="0" w:space="0" w:color="auto"/>
                <w:bottom w:val="none" w:sz="0" w:space="0" w:color="auto"/>
                <w:right w:val="none" w:sz="0" w:space="0" w:color="auto"/>
              </w:divBdr>
            </w:div>
            <w:div w:id="1885830819">
              <w:marLeft w:val="0"/>
              <w:marRight w:val="0"/>
              <w:marTop w:val="0"/>
              <w:marBottom w:val="0"/>
              <w:divBdr>
                <w:top w:val="none" w:sz="0" w:space="0" w:color="auto"/>
                <w:left w:val="none" w:sz="0" w:space="0" w:color="auto"/>
                <w:bottom w:val="none" w:sz="0" w:space="0" w:color="auto"/>
                <w:right w:val="none" w:sz="0" w:space="0" w:color="auto"/>
              </w:divBdr>
            </w:div>
            <w:div w:id="1603301465">
              <w:marLeft w:val="0"/>
              <w:marRight w:val="0"/>
              <w:marTop w:val="0"/>
              <w:marBottom w:val="0"/>
              <w:divBdr>
                <w:top w:val="none" w:sz="0" w:space="0" w:color="auto"/>
                <w:left w:val="none" w:sz="0" w:space="0" w:color="auto"/>
                <w:bottom w:val="none" w:sz="0" w:space="0" w:color="auto"/>
                <w:right w:val="none" w:sz="0" w:space="0" w:color="auto"/>
              </w:divBdr>
            </w:div>
            <w:div w:id="635452612">
              <w:marLeft w:val="0"/>
              <w:marRight w:val="0"/>
              <w:marTop w:val="0"/>
              <w:marBottom w:val="0"/>
              <w:divBdr>
                <w:top w:val="none" w:sz="0" w:space="0" w:color="auto"/>
                <w:left w:val="none" w:sz="0" w:space="0" w:color="auto"/>
                <w:bottom w:val="none" w:sz="0" w:space="0" w:color="auto"/>
                <w:right w:val="none" w:sz="0" w:space="0" w:color="auto"/>
              </w:divBdr>
            </w:div>
            <w:div w:id="1457795599">
              <w:marLeft w:val="0"/>
              <w:marRight w:val="0"/>
              <w:marTop w:val="0"/>
              <w:marBottom w:val="0"/>
              <w:divBdr>
                <w:top w:val="none" w:sz="0" w:space="0" w:color="auto"/>
                <w:left w:val="none" w:sz="0" w:space="0" w:color="auto"/>
                <w:bottom w:val="none" w:sz="0" w:space="0" w:color="auto"/>
                <w:right w:val="none" w:sz="0" w:space="0" w:color="auto"/>
              </w:divBdr>
            </w:div>
            <w:div w:id="169564153">
              <w:marLeft w:val="0"/>
              <w:marRight w:val="0"/>
              <w:marTop w:val="0"/>
              <w:marBottom w:val="0"/>
              <w:divBdr>
                <w:top w:val="none" w:sz="0" w:space="0" w:color="auto"/>
                <w:left w:val="none" w:sz="0" w:space="0" w:color="auto"/>
                <w:bottom w:val="none" w:sz="0" w:space="0" w:color="auto"/>
                <w:right w:val="none" w:sz="0" w:space="0" w:color="auto"/>
              </w:divBdr>
            </w:div>
            <w:div w:id="433937506">
              <w:marLeft w:val="0"/>
              <w:marRight w:val="0"/>
              <w:marTop w:val="0"/>
              <w:marBottom w:val="0"/>
              <w:divBdr>
                <w:top w:val="none" w:sz="0" w:space="0" w:color="auto"/>
                <w:left w:val="none" w:sz="0" w:space="0" w:color="auto"/>
                <w:bottom w:val="none" w:sz="0" w:space="0" w:color="auto"/>
                <w:right w:val="none" w:sz="0" w:space="0" w:color="auto"/>
              </w:divBdr>
            </w:div>
            <w:div w:id="787622224">
              <w:marLeft w:val="0"/>
              <w:marRight w:val="0"/>
              <w:marTop w:val="0"/>
              <w:marBottom w:val="0"/>
              <w:divBdr>
                <w:top w:val="none" w:sz="0" w:space="0" w:color="auto"/>
                <w:left w:val="none" w:sz="0" w:space="0" w:color="auto"/>
                <w:bottom w:val="none" w:sz="0" w:space="0" w:color="auto"/>
                <w:right w:val="none" w:sz="0" w:space="0" w:color="auto"/>
              </w:divBdr>
            </w:div>
            <w:div w:id="2074034953">
              <w:marLeft w:val="0"/>
              <w:marRight w:val="0"/>
              <w:marTop w:val="0"/>
              <w:marBottom w:val="0"/>
              <w:divBdr>
                <w:top w:val="none" w:sz="0" w:space="0" w:color="auto"/>
                <w:left w:val="none" w:sz="0" w:space="0" w:color="auto"/>
                <w:bottom w:val="none" w:sz="0" w:space="0" w:color="auto"/>
                <w:right w:val="none" w:sz="0" w:space="0" w:color="auto"/>
              </w:divBdr>
            </w:div>
            <w:div w:id="1195004445">
              <w:marLeft w:val="0"/>
              <w:marRight w:val="0"/>
              <w:marTop w:val="0"/>
              <w:marBottom w:val="0"/>
              <w:divBdr>
                <w:top w:val="none" w:sz="0" w:space="0" w:color="auto"/>
                <w:left w:val="none" w:sz="0" w:space="0" w:color="auto"/>
                <w:bottom w:val="none" w:sz="0" w:space="0" w:color="auto"/>
                <w:right w:val="none" w:sz="0" w:space="0" w:color="auto"/>
              </w:divBdr>
            </w:div>
            <w:div w:id="1066538357">
              <w:marLeft w:val="0"/>
              <w:marRight w:val="0"/>
              <w:marTop w:val="0"/>
              <w:marBottom w:val="0"/>
              <w:divBdr>
                <w:top w:val="none" w:sz="0" w:space="0" w:color="auto"/>
                <w:left w:val="none" w:sz="0" w:space="0" w:color="auto"/>
                <w:bottom w:val="none" w:sz="0" w:space="0" w:color="auto"/>
                <w:right w:val="none" w:sz="0" w:space="0" w:color="auto"/>
              </w:divBdr>
            </w:div>
            <w:div w:id="739061180">
              <w:marLeft w:val="0"/>
              <w:marRight w:val="0"/>
              <w:marTop w:val="0"/>
              <w:marBottom w:val="0"/>
              <w:divBdr>
                <w:top w:val="none" w:sz="0" w:space="0" w:color="auto"/>
                <w:left w:val="none" w:sz="0" w:space="0" w:color="auto"/>
                <w:bottom w:val="none" w:sz="0" w:space="0" w:color="auto"/>
                <w:right w:val="none" w:sz="0" w:space="0" w:color="auto"/>
              </w:divBdr>
            </w:div>
            <w:div w:id="487091942">
              <w:marLeft w:val="0"/>
              <w:marRight w:val="0"/>
              <w:marTop w:val="0"/>
              <w:marBottom w:val="0"/>
              <w:divBdr>
                <w:top w:val="none" w:sz="0" w:space="0" w:color="auto"/>
                <w:left w:val="none" w:sz="0" w:space="0" w:color="auto"/>
                <w:bottom w:val="none" w:sz="0" w:space="0" w:color="auto"/>
                <w:right w:val="none" w:sz="0" w:space="0" w:color="auto"/>
              </w:divBdr>
            </w:div>
            <w:div w:id="405492862">
              <w:marLeft w:val="0"/>
              <w:marRight w:val="0"/>
              <w:marTop w:val="0"/>
              <w:marBottom w:val="0"/>
              <w:divBdr>
                <w:top w:val="none" w:sz="0" w:space="0" w:color="auto"/>
                <w:left w:val="none" w:sz="0" w:space="0" w:color="auto"/>
                <w:bottom w:val="none" w:sz="0" w:space="0" w:color="auto"/>
                <w:right w:val="none" w:sz="0" w:space="0" w:color="auto"/>
              </w:divBdr>
            </w:div>
            <w:div w:id="2023584192">
              <w:marLeft w:val="0"/>
              <w:marRight w:val="0"/>
              <w:marTop w:val="0"/>
              <w:marBottom w:val="0"/>
              <w:divBdr>
                <w:top w:val="none" w:sz="0" w:space="0" w:color="auto"/>
                <w:left w:val="none" w:sz="0" w:space="0" w:color="auto"/>
                <w:bottom w:val="none" w:sz="0" w:space="0" w:color="auto"/>
                <w:right w:val="none" w:sz="0" w:space="0" w:color="auto"/>
              </w:divBdr>
            </w:div>
            <w:div w:id="32928528">
              <w:marLeft w:val="0"/>
              <w:marRight w:val="0"/>
              <w:marTop w:val="0"/>
              <w:marBottom w:val="0"/>
              <w:divBdr>
                <w:top w:val="none" w:sz="0" w:space="0" w:color="auto"/>
                <w:left w:val="none" w:sz="0" w:space="0" w:color="auto"/>
                <w:bottom w:val="none" w:sz="0" w:space="0" w:color="auto"/>
                <w:right w:val="none" w:sz="0" w:space="0" w:color="auto"/>
              </w:divBdr>
            </w:div>
            <w:div w:id="14743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26934">
      <w:bodyDiv w:val="1"/>
      <w:marLeft w:val="0"/>
      <w:marRight w:val="0"/>
      <w:marTop w:val="0"/>
      <w:marBottom w:val="0"/>
      <w:divBdr>
        <w:top w:val="none" w:sz="0" w:space="0" w:color="auto"/>
        <w:left w:val="none" w:sz="0" w:space="0" w:color="auto"/>
        <w:bottom w:val="none" w:sz="0" w:space="0" w:color="auto"/>
        <w:right w:val="none" w:sz="0" w:space="0" w:color="auto"/>
      </w:divBdr>
    </w:div>
    <w:div w:id="1206792447">
      <w:bodyDiv w:val="1"/>
      <w:marLeft w:val="0"/>
      <w:marRight w:val="0"/>
      <w:marTop w:val="0"/>
      <w:marBottom w:val="0"/>
      <w:divBdr>
        <w:top w:val="none" w:sz="0" w:space="0" w:color="auto"/>
        <w:left w:val="none" w:sz="0" w:space="0" w:color="auto"/>
        <w:bottom w:val="none" w:sz="0" w:space="0" w:color="auto"/>
        <w:right w:val="none" w:sz="0" w:space="0" w:color="auto"/>
      </w:divBdr>
    </w:div>
    <w:div w:id="1358390604">
      <w:bodyDiv w:val="1"/>
      <w:marLeft w:val="0"/>
      <w:marRight w:val="0"/>
      <w:marTop w:val="0"/>
      <w:marBottom w:val="0"/>
      <w:divBdr>
        <w:top w:val="none" w:sz="0" w:space="0" w:color="auto"/>
        <w:left w:val="none" w:sz="0" w:space="0" w:color="auto"/>
        <w:bottom w:val="none" w:sz="0" w:space="0" w:color="auto"/>
        <w:right w:val="none" w:sz="0" w:space="0" w:color="auto"/>
      </w:divBdr>
    </w:div>
    <w:div w:id="1428619286">
      <w:bodyDiv w:val="1"/>
      <w:marLeft w:val="0"/>
      <w:marRight w:val="0"/>
      <w:marTop w:val="0"/>
      <w:marBottom w:val="0"/>
      <w:divBdr>
        <w:top w:val="none" w:sz="0" w:space="0" w:color="auto"/>
        <w:left w:val="none" w:sz="0" w:space="0" w:color="auto"/>
        <w:bottom w:val="none" w:sz="0" w:space="0" w:color="auto"/>
        <w:right w:val="none" w:sz="0" w:space="0" w:color="auto"/>
      </w:divBdr>
    </w:div>
    <w:div w:id="1671061098">
      <w:bodyDiv w:val="1"/>
      <w:marLeft w:val="0"/>
      <w:marRight w:val="0"/>
      <w:marTop w:val="0"/>
      <w:marBottom w:val="0"/>
      <w:divBdr>
        <w:top w:val="none" w:sz="0" w:space="0" w:color="auto"/>
        <w:left w:val="none" w:sz="0" w:space="0" w:color="auto"/>
        <w:bottom w:val="none" w:sz="0" w:space="0" w:color="auto"/>
        <w:right w:val="none" w:sz="0" w:space="0" w:color="auto"/>
      </w:divBdr>
    </w:div>
    <w:div w:id="1679651320">
      <w:bodyDiv w:val="1"/>
      <w:marLeft w:val="0"/>
      <w:marRight w:val="0"/>
      <w:marTop w:val="0"/>
      <w:marBottom w:val="0"/>
      <w:divBdr>
        <w:top w:val="none" w:sz="0" w:space="0" w:color="auto"/>
        <w:left w:val="none" w:sz="0" w:space="0" w:color="auto"/>
        <w:bottom w:val="none" w:sz="0" w:space="0" w:color="auto"/>
        <w:right w:val="none" w:sz="0" w:space="0" w:color="auto"/>
      </w:divBdr>
    </w:div>
    <w:div w:id="1689911828">
      <w:bodyDiv w:val="1"/>
      <w:marLeft w:val="0"/>
      <w:marRight w:val="0"/>
      <w:marTop w:val="0"/>
      <w:marBottom w:val="0"/>
      <w:divBdr>
        <w:top w:val="none" w:sz="0" w:space="0" w:color="auto"/>
        <w:left w:val="none" w:sz="0" w:space="0" w:color="auto"/>
        <w:bottom w:val="none" w:sz="0" w:space="0" w:color="auto"/>
        <w:right w:val="none" w:sz="0" w:space="0" w:color="auto"/>
      </w:divBdr>
      <w:divsChild>
        <w:div w:id="646936937">
          <w:marLeft w:val="0"/>
          <w:marRight w:val="0"/>
          <w:marTop w:val="0"/>
          <w:marBottom w:val="0"/>
          <w:divBdr>
            <w:top w:val="none" w:sz="0" w:space="0" w:color="auto"/>
            <w:left w:val="none" w:sz="0" w:space="0" w:color="auto"/>
            <w:bottom w:val="none" w:sz="0" w:space="0" w:color="auto"/>
            <w:right w:val="none" w:sz="0" w:space="0" w:color="auto"/>
          </w:divBdr>
          <w:divsChild>
            <w:div w:id="490607479">
              <w:marLeft w:val="0"/>
              <w:marRight w:val="0"/>
              <w:marTop w:val="0"/>
              <w:marBottom w:val="0"/>
              <w:divBdr>
                <w:top w:val="none" w:sz="0" w:space="0" w:color="auto"/>
                <w:left w:val="none" w:sz="0" w:space="0" w:color="auto"/>
                <w:bottom w:val="none" w:sz="0" w:space="0" w:color="auto"/>
                <w:right w:val="none" w:sz="0" w:space="0" w:color="auto"/>
              </w:divBdr>
            </w:div>
            <w:div w:id="1175879354">
              <w:marLeft w:val="0"/>
              <w:marRight w:val="0"/>
              <w:marTop w:val="0"/>
              <w:marBottom w:val="0"/>
              <w:divBdr>
                <w:top w:val="none" w:sz="0" w:space="0" w:color="auto"/>
                <w:left w:val="none" w:sz="0" w:space="0" w:color="auto"/>
                <w:bottom w:val="none" w:sz="0" w:space="0" w:color="auto"/>
                <w:right w:val="none" w:sz="0" w:space="0" w:color="auto"/>
              </w:divBdr>
            </w:div>
            <w:div w:id="1208909798">
              <w:marLeft w:val="0"/>
              <w:marRight w:val="0"/>
              <w:marTop w:val="0"/>
              <w:marBottom w:val="0"/>
              <w:divBdr>
                <w:top w:val="none" w:sz="0" w:space="0" w:color="auto"/>
                <w:left w:val="none" w:sz="0" w:space="0" w:color="auto"/>
                <w:bottom w:val="none" w:sz="0" w:space="0" w:color="auto"/>
                <w:right w:val="none" w:sz="0" w:space="0" w:color="auto"/>
              </w:divBdr>
            </w:div>
            <w:div w:id="1420445677">
              <w:marLeft w:val="0"/>
              <w:marRight w:val="0"/>
              <w:marTop w:val="0"/>
              <w:marBottom w:val="0"/>
              <w:divBdr>
                <w:top w:val="none" w:sz="0" w:space="0" w:color="auto"/>
                <w:left w:val="none" w:sz="0" w:space="0" w:color="auto"/>
                <w:bottom w:val="none" w:sz="0" w:space="0" w:color="auto"/>
                <w:right w:val="none" w:sz="0" w:space="0" w:color="auto"/>
              </w:divBdr>
            </w:div>
            <w:div w:id="1928729289">
              <w:marLeft w:val="0"/>
              <w:marRight w:val="0"/>
              <w:marTop w:val="0"/>
              <w:marBottom w:val="0"/>
              <w:divBdr>
                <w:top w:val="none" w:sz="0" w:space="0" w:color="auto"/>
                <w:left w:val="none" w:sz="0" w:space="0" w:color="auto"/>
                <w:bottom w:val="none" w:sz="0" w:space="0" w:color="auto"/>
                <w:right w:val="none" w:sz="0" w:space="0" w:color="auto"/>
              </w:divBdr>
            </w:div>
            <w:div w:id="637758739">
              <w:marLeft w:val="0"/>
              <w:marRight w:val="0"/>
              <w:marTop w:val="0"/>
              <w:marBottom w:val="0"/>
              <w:divBdr>
                <w:top w:val="none" w:sz="0" w:space="0" w:color="auto"/>
                <w:left w:val="none" w:sz="0" w:space="0" w:color="auto"/>
                <w:bottom w:val="none" w:sz="0" w:space="0" w:color="auto"/>
                <w:right w:val="none" w:sz="0" w:space="0" w:color="auto"/>
              </w:divBdr>
            </w:div>
            <w:div w:id="625896067">
              <w:marLeft w:val="0"/>
              <w:marRight w:val="0"/>
              <w:marTop w:val="0"/>
              <w:marBottom w:val="0"/>
              <w:divBdr>
                <w:top w:val="none" w:sz="0" w:space="0" w:color="auto"/>
                <w:left w:val="none" w:sz="0" w:space="0" w:color="auto"/>
                <w:bottom w:val="none" w:sz="0" w:space="0" w:color="auto"/>
                <w:right w:val="none" w:sz="0" w:space="0" w:color="auto"/>
              </w:divBdr>
            </w:div>
            <w:div w:id="1490485286">
              <w:marLeft w:val="0"/>
              <w:marRight w:val="0"/>
              <w:marTop w:val="0"/>
              <w:marBottom w:val="0"/>
              <w:divBdr>
                <w:top w:val="none" w:sz="0" w:space="0" w:color="auto"/>
                <w:left w:val="none" w:sz="0" w:space="0" w:color="auto"/>
                <w:bottom w:val="none" w:sz="0" w:space="0" w:color="auto"/>
                <w:right w:val="none" w:sz="0" w:space="0" w:color="auto"/>
              </w:divBdr>
            </w:div>
            <w:div w:id="712266906">
              <w:marLeft w:val="0"/>
              <w:marRight w:val="0"/>
              <w:marTop w:val="0"/>
              <w:marBottom w:val="0"/>
              <w:divBdr>
                <w:top w:val="none" w:sz="0" w:space="0" w:color="auto"/>
                <w:left w:val="none" w:sz="0" w:space="0" w:color="auto"/>
                <w:bottom w:val="none" w:sz="0" w:space="0" w:color="auto"/>
                <w:right w:val="none" w:sz="0" w:space="0" w:color="auto"/>
              </w:divBdr>
            </w:div>
            <w:div w:id="1090659764">
              <w:marLeft w:val="0"/>
              <w:marRight w:val="0"/>
              <w:marTop w:val="0"/>
              <w:marBottom w:val="0"/>
              <w:divBdr>
                <w:top w:val="none" w:sz="0" w:space="0" w:color="auto"/>
                <w:left w:val="none" w:sz="0" w:space="0" w:color="auto"/>
                <w:bottom w:val="none" w:sz="0" w:space="0" w:color="auto"/>
                <w:right w:val="none" w:sz="0" w:space="0" w:color="auto"/>
              </w:divBdr>
            </w:div>
            <w:div w:id="1988588085">
              <w:marLeft w:val="0"/>
              <w:marRight w:val="0"/>
              <w:marTop w:val="0"/>
              <w:marBottom w:val="0"/>
              <w:divBdr>
                <w:top w:val="none" w:sz="0" w:space="0" w:color="auto"/>
                <w:left w:val="none" w:sz="0" w:space="0" w:color="auto"/>
                <w:bottom w:val="none" w:sz="0" w:space="0" w:color="auto"/>
                <w:right w:val="none" w:sz="0" w:space="0" w:color="auto"/>
              </w:divBdr>
            </w:div>
            <w:div w:id="2012751359">
              <w:marLeft w:val="0"/>
              <w:marRight w:val="0"/>
              <w:marTop w:val="0"/>
              <w:marBottom w:val="0"/>
              <w:divBdr>
                <w:top w:val="none" w:sz="0" w:space="0" w:color="auto"/>
                <w:left w:val="none" w:sz="0" w:space="0" w:color="auto"/>
                <w:bottom w:val="none" w:sz="0" w:space="0" w:color="auto"/>
                <w:right w:val="none" w:sz="0" w:space="0" w:color="auto"/>
              </w:divBdr>
            </w:div>
            <w:div w:id="884680052">
              <w:marLeft w:val="0"/>
              <w:marRight w:val="0"/>
              <w:marTop w:val="0"/>
              <w:marBottom w:val="0"/>
              <w:divBdr>
                <w:top w:val="none" w:sz="0" w:space="0" w:color="auto"/>
                <w:left w:val="none" w:sz="0" w:space="0" w:color="auto"/>
                <w:bottom w:val="none" w:sz="0" w:space="0" w:color="auto"/>
                <w:right w:val="none" w:sz="0" w:space="0" w:color="auto"/>
              </w:divBdr>
            </w:div>
            <w:div w:id="1934436070">
              <w:marLeft w:val="0"/>
              <w:marRight w:val="0"/>
              <w:marTop w:val="0"/>
              <w:marBottom w:val="0"/>
              <w:divBdr>
                <w:top w:val="none" w:sz="0" w:space="0" w:color="auto"/>
                <w:left w:val="none" w:sz="0" w:space="0" w:color="auto"/>
                <w:bottom w:val="none" w:sz="0" w:space="0" w:color="auto"/>
                <w:right w:val="none" w:sz="0" w:space="0" w:color="auto"/>
              </w:divBdr>
            </w:div>
            <w:div w:id="1692879380">
              <w:marLeft w:val="0"/>
              <w:marRight w:val="0"/>
              <w:marTop w:val="0"/>
              <w:marBottom w:val="0"/>
              <w:divBdr>
                <w:top w:val="none" w:sz="0" w:space="0" w:color="auto"/>
                <w:left w:val="none" w:sz="0" w:space="0" w:color="auto"/>
                <w:bottom w:val="none" w:sz="0" w:space="0" w:color="auto"/>
                <w:right w:val="none" w:sz="0" w:space="0" w:color="auto"/>
              </w:divBdr>
            </w:div>
            <w:div w:id="1936747178">
              <w:marLeft w:val="0"/>
              <w:marRight w:val="0"/>
              <w:marTop w:val="0"/>
              <w:marBottom w:val="0"/>
              <w:divBdr>
                <w:top w:val="none" w:sz="0" w:space="0" w:color="auto"/>
                <w:left w:val="none" w:sz="0" w:space="0" w:color="auto"/>
                <w:bottom w:val="none" w:sz="0" w:space="0" w:color="auto"/>
                <w:right w:val="none" w:sz="0" w:space="0" w:color="auto"/>
              </w:divBdr>
            </w:div>
            <w:div w:id="494758392">
              <w:marLeft w:val="0"/>
              <w:marRight w:val="0"/>
              <w:marTop w:val="0"/>
              <w:marBottom w:val="0"/>
              <w:divBdr>
                <w:top w:val="none" w:sz="0" w:space="0" w:color="auto"/>
                <w:left w:val="none" w:sz="0" w:space="0" w:color="auto"/>
                <w:bottom w:val="none" w:sz="0" w:space="0" w:color="auto"/>
                <w:right w:val="none" w:sz="0" w:space="0" w:color="auto"/>
              </w:divBdr>
            </w:div>
            <w:div w:id="76169703">
              <w:marLeft w:val="0"/>
              <w:marRight w:val="0"/>
              <w:marTop w:val="0"/>
              <w:marBottom w:val="0"/>
              <w:divBdr>
                <w:top w:val="none" w:sz="0" w:space="0" w:color="auto"/>
                <w:left w:val="none" w:sz="0" w:space="0" w:color="auto"/>
                <w:bottom w:val="none" w:sz="0" w:space="0" w:color="auto"/>
                <w:right w:val="none" w:sz="0" w:space="0" w:color="auto"/>
              </w:divBdr>
            </w:div>
            <w:div w:id="1185049040">
              <w:marLeft w:val="0"/>
              <w:marRight w:val="0"/>
              <w:marTop w:val="0"/>
              <w:marBottom w:val="0"/>
              <w:divBdr>
                <w:top w:val="none" w:sz="0" w:space="0" w:color="auto"/>
                <w:left w:val="none" w:sz="0" w:space="0" w:color="auto"/>
                <w:bottom w:val="none" w:sz="0" w:space="0" w:color="auto"/>
                <w:right w:val="none" w:sz="0" w:space="0" w:color="auto"/>
              </w:divBdr>
            </w:div>
            <w:div w:id="1937135662">
              <w:marLeft w:val="0"/>
              <w:marRight w:val="0"/>
              <w:marTop w:val="0"/>
              <w:marBottom w:val="0"/>
              <w:divBdr>
                <w:top w:val="none" w:sz="0" w:space="0" w:color="auto"/>
                <w:left w:val="none" w:sz="0" w:space="0" w:color="auto"/>
                <w:bottom w:val="none" w:sz="0" w:space="0" w:color="auto"/>
                <w:right w:val="none" w:sz="0" w:space="0" w:color="auto"/>
              </w:divBdr>
            </w:div>
            <w:div w:id="2094206884">
              <w:marLeft w:val="0"/>
              <w:marRight w:val="0"/>
              <w:marTop w:val="0"/>
              <w:marBottom w:val="0"/>
              <w:divBdr>
                <w:top w:val="none" w:sz="0" w:space="0" w:color="auto"/>
                <w:left w:val="none" w:sz="0" w:space="0" w:color="auto"/>
                <w:bottom w:val="none" w:sz="0" w:space="0" w:color="auto"/>
                <w:right w:val="none" w:sz="0" w:space="0" w:color="auto"/>
              </w:divBdr>
            </w:div>
            <w:div w:id="175775219">
              <w:marLeft w:val="0"/>
              <w:marRight w:val="0"/>
              <w:marTop w:val="0"/>
              <w:marBottom w:val="0"/>
              <w:divBdr>
                <w:top w:val="none" w:sz="0" w:space="0" w:color="auto"/>
                <w:left w:val="none" w:sz="0" w:space="0" w:color="auto"/>
                <w:bottom w:val="none" w:sz="0" w:space="0" w:color="auto"/>
                <w:right w:val="none" w:sz="0" w:space="0" w:color="auto"/>
              </w:divBdr>
            </w:div>
            <w:div w:id="228348852">
              <w:marLeft w:val="0"/>
              <w:marRight w:val="0"/>
              <w:marTop w:val="0"/>
              <w:marBottom w:val="0"/>
              <w:divBdr>
                <w:top w:val="none" w:sz="0" w:space="0" w:color="auto"/>
                <w:left w:val="none" w:sz="0" w:space="0" w:color="auto"/>
                <w:bottom w:val="none" w:sz="0" w:space="0" w:color="auto"/>
                <w:right w:val="none" w:sz="0" w:space="0" w:color="auto"/>
              </w:divBdr>
            </w:div>
            <w:div w:id="1030834021">
              <w:marLeft w:val="0"/>
              <w:marRight w:val="0"/>
              <w:marTop w:val="0"/>
              <w:marBottom w:val="0"/>
              <w:divBdr>
                <w:top w:val="none" w:sz="0" w:space="0" w:color="auto"/>
                <w:left w:val="none" w:sz="0" w:space="0" w:color="auto"/>
                <w:bottom w:val="none" w:sz="0" w:space="0" w:color="auto"/>
                <w:right w:val="none" w:sz="0" w:space="0" w:color="auto"/>
              </w:divBdr>
            </w:div>
            <w:div w:id="140391526">
              <w:marLeft w:val="0"/>
              <w:marRight w:val="0"/>
              <w:marTop w:val="0"/>
              <w:marBottom w:val="0"/>
              <w:divBdr>
                <w:top w:val="none" w:sz="0" w:space="0" w:color="auto"/>
                <w:left w:val="none" w:sz="0" w:space="0" w:color="auto"/>
                <w:bottom w:val="none" w:sz="0" w:space="0" w:color="auto"/>
                <w:right w:val="none" w:sz="0" w:space="0" w:color="auto"/>
              </w:divBdr>
            </w:div>
            <w:div w:id="1103306160">
              <w:marLeft w:val="0"/>
              <w:marRight w:val="0"/>
              <w:marTop w:val="0"/>
              <w:marBottom w:val="0"/>
              <w:divBdr>
                <w:top w:val="none" w:sz="0" w:space="0" w:color="auto"/>
                <w:left w:val="none" w:sz="0" w:space="0" w:color="auto"/>
                <w:bottom w:val="none" w:sz="0" w:space="0" w:color="auto"/>
                <w:right w:val="none" w:sz="0" w:space="0" w:color="auto"/>
              </w:divBdr>
            </w:div>
            <w:div w:id="140124027">
              <w:marLeft w:val="0"/>
              <w:marRight w:val="0"/>
              <w:marTop w:val="0"/>
              <w:marBottom w:val="0"/>
              <w:divBdr>
                <w:top w:val="none" w:sz="0" w:space="0" w:color="auto"/>
                <w:left w:val="none" w:sz="0" w:space="0" w:color="auto"/>
                <w:bottom w:val="none" w:sz="0" w:space="0" w:color="auto"/>
                <w:right w:val="none" w:sz="0" w:space="0" w:color="auto"/>
              </w:divBdr>
            </w:div>
            <w:div w:id="964509677">
              <w:marLeft w:val="0"/>
              <w:marRight w:val="0"/>
              <w:marTop w:val="0"/>
              <w:marBottom w:val="0"/>
              <w:divBdr>
                <w:top w:val="none" w:sz="0" w:space="0" w:color="auto"/>
                <w:left w:val="none" w:sz="0" w:space="0" w:color="auto"/>
                <w:bottom w:val="none" w:sz="0" w:space="0" w:color="auto"/>
                <w:right w:val="none" w:sz="0" w:space="0" w:color="auto"/>
              </w:divBdr>
            </w:div>
            <w:div w:id="184877071">
              <w:marLeft w:val="0"/>
              <w:marRight w:val="0"/>
              <w:marTop w:val="0"/>
              <w:marBottom w:val="0"/>
              <w:divBdr>
                <w:top w:val="none" w:sz="0" w:space="0" w:color="auto"/>
                <w:left w:val="none" w:sz="0" w:space="0" w:color="auto"/>
                <w:bottom w:val="none" w:sz="0" w:space="0" w:color="auto"/>
                <w:right w:val="none" w:sz="0" w:space="0" w:color="auto"/>
              </w:divBdr>
            </w:div>
            <w:div w:id="1459910976">
              <w:marLeft w:val="0"/>
              <w:marRight w:val="0"/>
              <w:marTop w:val="0"/>
              <w:marBottom w:val="0"/>
              <w:divBdr>
                <w:top w:val="none" w:sz="0" w:space="0" w:color="auto"/>
                <w:left w:val="none" w:sz="0" w:space="0" w:color="auto"/>
                <w:bottom w:val="none" w:sz="0" w:space="0" w:color="auto"/>
                <w:right w:val="none" w:sz="0" w:space="0" w:color="auto"/>
              </w:divBdr>
            </w:div>
            <w:div w:id="1188636466">
              <w:marLeft w:val="0"/>
              <w:marRight w:val="0"/>
              <w:marTop w:val="0"/>
              <w:marBottom w:val="0"/>
              <w:divBdr>
                <w:top w:val="none" w:sz="0" w:space="0" w:color="auto"/>
                <w:left w:val="none" w:sz="0" w:space="0" w:color="auto"/>
                <w:bottom w:val="none" w:sz="0" w:space="0" w:color="auto"/>
                <w:right w:val="none" w:sz="0" w:space="0" w:color="auto"/>
              </w:divBdr>
            </w:div>
            <w:div w:id="1038974878">
              <w:marLeft w:val="0"/>
              <w:marRight w:val="0"/>
              <w:marTop w:val="0"/>
              <w:marBottom w:val="0"/>
              <w:divBdr>
                <w:top w:val="none" w:sz="0" w:space="0" w:color="auto"/>
                <w:left w:val="none" w:sz="0" w:space="0" w:color="auto"/>
                <w:bottom w:val="none" w:sz="0" w:space="0" w:color="auto"/>
                <w:right w:val="none" w:sz="0" w:space="0" w:color="auto"/>
              </w:divBdr>
            </w:div>
            <w:div w:id="37971758">
              <w:marLeft w:val="0"/>
              <w:marRight w:val="0"/>
              <w:marTop w:val="0"/>
              <w:marBottom w:val="0"/>
              <w:divBdr>
                <w:top w:val="none" w:sz="0" w:space="0" w:color="auto"/>
                <w:left w:val="none" w:sz="0" w:space="0" w:color="auto"/>
                <w:bottom w:val="none" w:sz="0" w:space="0" w:color="auto"/>
                <w:right w:val="none" w:sz="0" w:space="0" w:color="auto"/>
              </w:divBdr>
            </w:div>
            <w:div w:id="1678314657">
              <w:marLeft w:val="0"/>
              <w:marRight w:val="0"/>
              <w:marTop w:val="0"/>
              <w:marBottom w:val="0"/>
              <w:divBdr>
                <w:top w:val="none" w:sz="0" w:space="0" w:color="auto"/>
                <w:left w:val="none" w:sz="0" w:space="0" w:color="auto"/>
                <w:bottom w:val="none" w:sz="0" w:space="0" w:color="auto"/>
                <w:right w:val="none" w:sz="0" w:space="0" w:color="auto"/>
              </w:divBdr>
            </w:div>
            <w:div w:id="342368485">
              <w:marLeft w:val="0"/>
              <w:marRight w:val="0"/>
              <w:marTop w:val="0"/>
              <w:marBottom w:val="0"/>
              <w:divBdr>
                <w:top w:val="none" w:sz="0" w:space="0" w:color="auto"/>
                <w:left w:val="none" w:sz="0" w:space="0" w:color="auto"/>
                <w:bottom w:val="none" w:sz="0" w:space="0" w:color="auto"/>
                <w:right w:val="none" w:sz="0" w:space="0" w:color="auto"/>
              </w:divBdr>
            </w:div>
            <w:div w:id="127356761">
              <w:marLeft w:val="0"/>
              <w:marRight w:val="0"/>
              <w:marTop w:val="0"/>
              <w:marBottom w:val="0"/>
              <w:divBdr>
                <w:top w:val="none" w:sz="0" w:space="0" w:color="auto"/>
                <w:left w:val="none" w:sz="0" w:space="0" w:color="auto"/>
                <w:bottom w:val="none" w:sz="0" w:space="0" w:color="auto"/>
                <w:right w:val="none" w:sz="0" w:space="0" w:color="auto"/>
              </w:divBdr>
            </w:div>
            <w:div w:id="380982451">
              <w:marLeft w:val="0"/>
              <w:marRight w:val="0"/>
              <w:marTop w:val="0"/>
              <w:marBottom w:val="0"/>
              <w:divBdr>
                <w:top w:val="none" w:sz="0" w:space="0" w:color="auto"/>
                <w:left w:val="none" w:sz="0" w:space="0" w:color="auto"/>
                <w:bottom w:val="none" w:sz="0" w:space="0" w:color="auto"/>
                <w:right w:val="none" w:sz="0" w:space="0" w:color="auto"/>
              </w:divBdr>
            </w:div>
            <w:div w:id="131601629">
              <w:marLeft w:val="0"/>
              <w:marRight w:val="0"/>
              <w:marTop w:val="0"/>
              <w:marBottom w:val="0"/>
              <w:divBdr>
                <w:top w:val="none" w:sz="0" w:space="0" w:color="auto"/>
                <w:left w:val="none" w:sz="0" w:space="0" w:color="auto"/>
                <w:bottom w:val="none" w:sz="0" w:space="0" w:color="auto"/>
                <w:right w:val="none" w:sz="0" w:space="0" w:color="auto"/>
              </w:divBdr>
            </w:div>
            <w:div w:id="2026588687">
              <w:marLeft w:val="0"/>
              <w:marRight w:val="0"/>
              <w:marTop w:val="0"/>
              <w:marBottom w:val="0"/>
              <w:divBdr>
                <w:top w:val="none" w:sz="0" w:space="0" w:color="auto"/>
                <w:left w:val="none" w:sz="0" w:space="0" w:color="auto"/>
                <w:bottom w:val="none" w:sz="0" w:space="0" w:color="auto"/>
                <w:right w:val="none" w:sz="0" w:space="0" w:color="auto"/>
              </w:divBdr>
            </w:div>
            <w:div w:id="1014380088">
              <w:marLeft w:val="0"/>
              <w:marRight w:val="0"/>
              <w:marTop w:val="0"/>
              <w:marBottom w:val="0"/>
              <w:divBdr>
                <w:top w:val="none" w:sz="0" w:space="0" w:color="auto"/>
                <w:left w:val="none" w:sz="0" w:space="0" w:color="auto"/>
                <w:bottom w:val="none" w:sz="0" w:space="0" w:color="auto"/>
                <w:right w:val="none" w:sz="0" w:space="0" w:color="auto"/>
              </w:divBdr>
            </w:div>
            <w:div w:id="441416598">
              <w:marLeft w:val="0"/>
              <w:marRight w:val="0"/>
              <w:marTop w:val="0"/>
              <w:marBottom w:val="0"/>
              <w:divBdr>
                <w:top w:val="none" w:sz="0" w:space="0" w:color="auto"/>
                <w:left w:val="none" w:sz="0" w:space="0" w:color="auto"/>
                <w:bottom w:val="none" w:sz="0" w:space="0" w:color="auto"/>
                <w:right w:val="none" w:sz="0" w:space="0" w:color="auto"/>
              </w:divBdr>
            </w:div>
            <w:div w:id="1360200577">
              <w:marLeft w:val="0"/>
              <w:marRight w:val="0"/>
              <w:marTop w:val="0"/>
              <w:marBottom w:val="0"/>
              <w:divBdr>
                <w:top w:val="none" w:sz="0" w:space="0" w:color="auto"/>
                <w:left w:val="none" w:sz="0" w:space="0" w:color="auto"/>
                <w:bottom w:val="none" w:sz="0" w:space="0" w:color="auto"/>
                <w:right w:val="none" w:sz="0" w:space="0" w:color="auto"/>
              </w:divBdr>
            </w:div>
            <w:div w:id="1662196914">
              <w:marLeft w:val="0"/>
              <w:marRight w:val="0"/>
              <w:marTop w:val="0"/>
              <w:marBottom w:val="0"/>
              <w:divBdr>
                <w:top w:val="none" w:sz="0" w:space="0" w:color="auto"/>
                <w:left w:val="none" w:sz="0" w:space="0" w:color="auto"/>
                <w:bottom w:val="none" w:sz="0" w:space="0" w:color="auto"/>
                <w:right w:val="none" w:sz="0" w:space="0" w:color="auto"/>
              </w:divBdr>
            </w:div>
            <w:div w:id="1624069540">
              <w:marLeft w:val="0"/>
              <w:marRight w:val="0"/>
              <w:marTop w:val="0"/>
              <w:marBottom w:val="0"/>
              <w:divBdr>
                <w:top w:val="none" w:sz="0" w:space="0" w:color="auto"/>
                <w:left w:val="none" w:sz="0" w:space="0" w:color="auto"/>
                <w:bottom w:val="none" w:sz="0" w:space="0" w:color="auto"/>
                <w:right w:val="none" w:sz="0" w:space="0" w:color="auto"/>
              </w:divBdr>
            </w:div>
            <w:div w:id="405223945">
              <w:marLeft w:val="0"/>
              <w:marRight w:val="0"/>
              <w:marTop w:val="0"/>
              <w:marBottom w:val="0"/>
              <w:divBdr>
                <w:top w:val="none" w:sz="0" w:space="0" w:color="auto"/>
                <w:left w:val="none" w:sz="0" w:space="0" w:color="auto"/>
                <w:bottom w:val="none" w:sz="0" w:space="0" w:color="auto"/>
                <w:right w:val="none" w:sz="0" w:space="0" w:color="auto"/>
              </w:divBdr>
            </w:div>
            <w:div w:id="395249159">
              <w:marLeft w:val="0"/>
              <w:marRight w:val="0"/>
              <w:marTop w:val="0"/>
              <w:marBottom w:val="0"/>
              <w:divBdr>
                <w:top w:val="none" w:sz="0" w:space="0" w:color="auto"/>
                <w:left w:val="none" w:sz="0" w:space="0" w:color="auto"/>
                <w:bottom w:val="none" w:sz="0" w:space="0" w:color="auto"/>
                <w:right w:val="none" w:sz="0" w:space="0" w:color="auto"/>
              </w:divBdr>
            </w:div>
            <w:div w:id="1204093501">
              <w:marLeft w:val="0"/>
              <w:marRight w:val="0"/>
              <w:marTop w:val="0"/>
              <w:marBottom w:val="0"/>
              <w:divBdr>
                <w:top w:val="none" w:sz="0" w:space="0" w:color="auto"/>
                <w:left w:val="none" w:sz="0" w:space="0" w:color="auto"/>
                <w:bottom w:val="none" w:sz="0" w:space="0" w:color="auto"/>
                <w:right w:val="none" w:sz="0" w:space="0" w:color="auto"/>
              </w:divBdr>
            </w:div>
            <w:div w:id="1401293145">
              <w:marLeft w:val="0"/>
              <w:marRight w:val="0"/>
              <w:marTop w:val="0"/>
              <w:marBottom w:val="0"/>
              <w:divBdr>
                <w:top w:val="none" w:sz="0" w:space="0" w:color="auto"/>
                <w:left w:val="none" w:sz="0" w:space="0" w:color="auto"/>
                <w:bottom w:val="none" w:sz="0" w:space="0" w:color="auto"/>
                <w:right w:val="none" w:sz="0" w:space="0" w:color="auto"/>
              </w:divBdr>
            </w:div>
            <w:div w:id="663554731">
              <w:marLeft w:val="0"/>
              <w:marRight w:val="0"/>
              <w:marTop w:val="0"/>
              <w:marBottom w:val="0"/>
              <w:divBdr>
                <w:top w:val="none" w:sz="0" w:space="0" w:color="auto"/>
                <w:left w:val="none" w:sz="0" w:space="0" w:color="auto"/>
                <w:bottom w:val="none" w:sz="0" w:space="0" w:color="auto"/>
                <w:right w:val="none" w:sz="0" w:space="0" w:color="auto"/>
              </w:divBdr>
            </w:div>
            <w:div w:id="1482429570">
              <w:marLeft w:val="0"/>
              <w:marRight w:val="0"/>
              <w:marTop w:val="0"/>
              <w:marBottom w:val="0"/>
              <w:divBdr>
                <w:top w:val="none" w:sz="0" w:space="0" w:color="auto"/>
                <w:left w:val="none" w:sz="0" w:space="0" w:color="auto"/>
                <w:bottom w:val="none" w:sz="0" w:space="0" w:color="auto"/>
                <w:right w:val="none" w:sz="0" w:space="0" w:color="auto"/>
              </w:divBdr>
            </w:div>
            <w:div w:id="1204438275">
              <w:marLeft w:val="0"/>
              <w:marRight w:val="0"/>
              <w:marTop w:val="0"/>
              <w:marBottom w:val="0"/>
              <w:divBdr>
                <w:top w:val="none" w:sz="0" w:space="0" w:color="auto"/>
                <w:left w:val="none" w:sz="0" w:space="0" w:color="auto"/>
                <w:bottom w:val="none" w:sz="0" w:space="0" w:color="auto"/>
                <w:right w:val="none" w:sz="0" w:space="0" w:color="auto"/>
              </w:divBdr>
            </w:div>
            <w:div w:id="746340856">
              <w:marLeft w:val="0"/>
              <w:marRight w:val="0"/>
              <w:marTop w:val="0"/>
              <w:marBottom w:val="0"/>
              <w:divBdr>
                <w:top w:val="none" w:sz="0" w:space="0" w:color="auto"/>
                <w:left w:val="none" w:sz="0" w:space="0" w:color="auto"/>
                <w:bottom w:val="none" w:sz="0" w:space="0" w:color="auto"/>
                <w:right w:val="none" w:sz="0" w:space="0" w:color="auto"/>
              </w:divBdr>
            </w:div>
            <w:div w:id="1729457064">
              <w:marLeft w:val="0"/>
              <w:marRight w:val="0"/>
              <w:marTop w:val="0"/>
              <w:marBottom w:val="0"/>
              <w:divBdr>
                <w:top w:val="none" w:sz="0" w:space="0" w:color="auto"/>
                <w:left w:val="none" w:sz="0" w:space="0" w:color="auto"/>
                <w:bottom w:val="none" w:sz="0" w:space="0" w:color="auto"/>
                <w:right w:val="none" w:sz="0" w:space="0" w:color="auto"/>
              </w:divBdr>
            </w:div>
            <w:div w:id="865750013">
              <w:marLeft w:val="0"/>
              <w:marRight w:val="0"/>
              <w:marTop w:val="0"/>
              <w:marBottom w:val="0"/>
              <w:divBdr>
                <w:top w:val="none" w:sz="0" w:space="0" w:color="auto"/>
                <w:left w:val="none" w:sz="0" w:space="0" w:color="auto"/>
                <w:bottom w:val="none" w:sz="0" w:space="0" w:color="auto"/>
                <w:right w:val="none" w:sz="0" w:space="0" w:color="auto"/>
              </w:divBdr>
            </w:div>
            <w:div w:id="1017078938">
              <w:marLeft w:val="0"/>
              <w:marRight w:val="0"/>
              <w:marTop w:val="0"/>
              <w:marBottom w:val="0"/>
              <w:divBdr>
                <w:top w:val="none" w:sz="0" w:space="0" w:color="auto"/>
                <w:left w:val="none" w:sz="0" w:space="0" w:color="auto"/>
                <w:bottom w:val="none" w:sz="0" w:space="0" w:color="auto"/>
                <w:right w:val="none" w:sz="0" w:space="0" w:color="auto"/>
              </w:divBdr>
            </w:div>
            <w:div w:id="52193883">
              <w:marLeft w:val="0"/>
              <w:marRight w:val="0"/>
              <w:marTop w:val="0"/>
              <w:marBottom w:val="0"/>
              <w:divBdr>
                <w:top w:val="none" w:sz="0" w:space="0" w:color="auto"/>
                <w:left w:val="none" w:sz="0" w:space="0" w:color="auto"/>
                <w:bottom w:val="none" w:sz="0" w:space="0" w:color="auto"/>
                <w:right w:val="none" w:sz="0" w:space="0" w:color="auto"/>
              </w:divBdr>
            </w:div>
            <w:div w:id="117723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54161">
      <w:bodyDiv w:val="1"/>
      <w:marLeft w:val="0"/>
      <w:marRight w:val="0"/>
      <w:marTop w:val="0"/>
      <w:marBottom w:val="0"/>
      <w:divBdr>
        <w:top w:val="none" w:sz="0" w:space="0" w:color="auto"/>
        <w:left w:val="none" w:sz="0" w:space="0" w:color="auto"/>
        <w:bottom w:val="none" w:sz="0" w:space="0" w:color="auto"/>
        <w:right w:val="none" w:sz="0" w:space="0" w:color="auto"/>
      </w:divBdr>
      <w:divsChild>
        <w:div w:id="31394089">
          <w:marLeft w:val="0"/>
          <w:marRight w:val="0"/>
          <w:marTop w:val="0"/>
          <w:marBottom w:val="0"/>
          <w:divBdr>
            <w:top w:val="none" w:sz="0" w:space="0" w:color="auto"/>
            <w:left w:val="none" w:sz="0" w:space="0" w:color="auto"/>
            <w:bottom w:val="none" w:sz="0" w:space="0" w:color="auto"/>
            <w:right w:val="none" w:sz="0" w:space="0" w:color="auto"/>
          </w:divBdr>
          <w:divsChild>
            <w:div w:id="684556262">
              <w:marLeft w:val="0"/>
              <w:marRight w:val="0"/>
              <w:marTop w:val="0"/>
              <w:marBottom w:val="0"/>
              <w:divBdr>
                <w:top w:val="none" w:sz="0" w:space="0" w:color="auto"/>
                <w:left w:val="none" w:sz="0" w:space="0" w:color="auto"/>
                <w:bottom w:val="none" w:sz="0" w:space="0" w:color="auto"/>
                <w:right w:val="none" w:sz="0" w:space="0" w:color="auto"/>
              </w:divBdr>
            </w:div>
            <w:div w:id="1283457515">
              <w:marLeft w:val="0"/>
              <w:marRight w:val="0"/>
              <w:marTop w:val="0"/>
              <w:marBottom w:val="0"/>
              <w:divBdr>
                <w:top w:val="none" w:sz="0" w:space="0" w:color="auto"/>
                <w:left w:val="none" w:sz="0" w:space="0" w:color="auto"/>
                <w:bottom w:val="none" w:sz="0" w:space="0" w:color="auto"/>
                <w:right w:val="none" w:sz="0" w:space="0" w:color="auto"/>
              </w:divBdr>
            </w:div>
            <w:div w:id="170337048">
              <w:marLeft w:val="0"/>
              <w:marRight w:val="0"/>
              <w:marTop w:val="0"/>
              <w:marBottom w:val="0"/>
              <w:divBdr>
                <w:top w:val="none" w:sz="0" w:space="0" w:color="auto"/>
                <w:left w:val="none" w:sz="0" w:space="0" w:color="auto"/>
                <w:bottom w:val="none" w:sz="0" w:space="0" w:color="auto"/>
                <w:right w:val="none" w:sz="0" w:space="0" w:color="auto"/>
              </w:divBdr>
            </w:div>
            <w:div w:id="1524132891">
              <w:marLeft w:val="0"/>
              <w:marRight w:val="0"/>
              <w:marTop w:val="0"/>
              <w:marBottom w:val="0"/>
              <w:divBdr>
                <w:top w:val="none" w:sz="0" w:space="0" w:color="auto"/>
                <w:left w:val="none" w:sz="0" w:space="0" w:color="auto"/>
                <w:bottom w:val="none" w:sz="0" w:space="0" w:color="auto"/>
                <w:right w:val="none" w:sz="0" w:space="0" w:color="auto"/>
              </w:divBdr>
            </w:div>
            <w:div w:id="1967882049">
              <w:marLeft w:val="0"/>
              <w:marRight w:val="0"/>
              <w:marTop w:val="0"/>
              <w:marBottom w:val="0"/>
              <w:divBdr>
                <w:top w:val="none" w:sz="0" w:space="0" w:color="auto"/>
                <w:left w:val="none" w:sz="0" w:space="0" w:color="auto"/>
                <w:bottom w:val="none" w:sz="0" w:space="0" w:color="auto"/>
                <w:right w:val="none" w:sz="0" w:space="0" w:color="auto"/>
              </w:divBdr>
            </w:div>
            <w:div w:id="286859304">
              <w:marLeft w:val="0"/>
              <w:marRight w:val="0"/>
              <w:marTop w:val="0"/>
              <w:marBottom w:val="0"/>
              <w:divBdr>
                <w:top w:val="none" w:sz="0" w:space="0" w:color="auto"/>
                <w:left w:val="none" w:sz="0" w:space="0" w:color="auto"/>
                <w:bottom w:val="none" w:sz="0" w:space="0" w:color="auto"/>
                <w:right w:val="none" w:sz="0" w:space="0" w:color="auto"/>
              </w:divBdr>
            </w:div>
            <w:div w:id="934551942">
              <w:marLeft w:val="0"/>
              <w:marRight w:val="0"/>
              <w:marTop w:val="0"/>
              <w:marBottom w:val="0"/>
              <w:divBdr>
                <w:top w:val="none" w:sz="0" w:space="0" w:color="auto"/>
                <w:left w:val="none" w:sz="0" w:space="0" w:color="auto"/>
                <w:bottom w:val="none" w:sz="0" w:space="0" w:color="auto"/>
                <w:right w:val="none" w:sz="0" w:space="0" w:color="auto"/>
              </w:divBdr>
            </w:div>
            <w:div w:id="832840283">
              <w:marLeft w:val="0"/>
              <w:marRight w:val="0"/>
              <w:marTop w:val="0"/>
              <w:marBottom w:val="0"/>
              <w:divBdr>
                <w:top w:val="none" w:sz="0" w:space="0" w:color="auto"/>
                <w:left w:val="none" w:sz="0" w:space="0" w:color="auto"/>
                <w:bottom w:val="none" w:sz="0" w:space="0" w:color="auto"/>
                <w:right w:val="none" w:sz="0" w:space="0" w:color="auto"/>
              </w:divBdr>
            </w:div>
            <w:div w:id="513497641">
              <w:marLeft w:val="0"/>
              <w:marRight w:val="0"/>
              <w:marTop w:val="0"/>
              <w:marBottom w:val="0"/>
              <w:divBdr>
                <w:top w:val="none" w:sz="0" w:space="0" w:color="auto"/>
                <w:left w:val="none" w:sz="0" w:space="0" w:color="auto"/>
                <w:bottom w:val="none" w:sz="0" w:space="0" w:color="auto"/>
                <w:right w:val="none" w:sz="0" w:space="0" w:color="auto"/>
              </w:divBdr>
            </w:div>
            <w:div w:id="100036445">
              <w:marLeft w:val="0"/>
              <w:marRight w:val="0"/>
              <w:marTop w:val="0"/>
              <w:marBottom w:val="0"/>
              <w:divBdr>
                <w:top w:val="none" w:sz="0" w:space="0" w:color="auto"/>
                <w:left w:val="none" w:sz="0" w:space="0" w:color="auto"/>
                <w:bottom w:val="none" w:sz="0" w:space="0" w:color="auto"/>
                <w:right w:val="none" w:sz="0" w:space="0" w:color="auto"/>
              </w:divBdr>
            </w:div>
            <w:div w:id="1754858212">
              <w:marLeft w:val="0"/>
              <w:marRight w:val="0"/>
              <w:marTop w:val="0"/>
              <w:marBottom w:val="0"/>
              <w:divBdr>
                <w:top w:val="none" w:sz="0" w:space="0" w:color="auto"/>
                <w:left w:val="none" w:sz="0" w:space="0" w:color="auto"/>
                <w:bottom w:val="none" w:sz="0" w:space="0" w:color="auto"/>
                <w:right w:val="none" w:sz="0" w:space="0" w:color="auto"/>
              </w:divBdr>
            </w:div>
            <w:div w:id="1733693953">
              <w:marLeft w:val="0"/>
              <w:marRight w:val="0"/>
              <w:marTop w:val="0"/>
              <w:marBottom w:val="0"/>
              <w:divBdr>
                <w:top w:val="none" w:sz="0" w:space="0" w:color="auto"/>
                <w:left w:val="none" w:sz="0" w:space="0" w:color="auto"/>
                <w:bottom w:val="none" w:sz="0" w:space="0" w:color="auto"/>
                <w:right w:val="none" w:sz="0" w:space="0" w:color="auto"/>
              </w:divBdr>
            </w:div>
            <w:div w:id="1158888248">
              <w:marLeft w:val="0"/>
              <w:marRight w:val="0"/>
              <w:marTop w:val="0"/>
              <w:marBottom w:val="0"/>
              <w:divBdr>
                <w:top w:val="none" w:sz="0" w:space="0" w:color="auto"/>
                <w:left w:val="none" w:sz="0" w:space="0" w:color="auto"/>
                <w:bottom w:val="none" w:sz="0" w:space="0" w:color="auto"/>
                <w:right w:val="none" w:sz="0" w:space="0" w:color="auto"/>
              </w:divBdr>
            </w:div>
            <w:div w:id="1788396">
              <w:marLeft w:val="0"/>
              <w:marRight w:val="0"/>
              <w:marTop w:val="0"/>
              <w:marBottom w:val="0"/>
              <w:divBdr>
                <w:top w:val="none" w:sz="0" w:space="0" w:color="auto"/>
                <w:left w:val="none" w:sz="0" w:space="0" w:color="auto"/>
                <w:bottom w:val="none" w:sz="0" w:space="0" w:color="auto"/>
                <w:right w:val="none" w:sz="0" w:space="0" w:color="auto"/>
              </w:divBdr>
            </w:div>
            <w:div w:id="41753026">
              <w:marLeft w:val="0"/>
              <w:marRight w:val="0"/>
              <w:marTop w:val="0"/>
              <w:marBottom w:val="0"/>
              <w:divBdr>
                <w:top w:val="none" w:sz="0" w:space="0" w:color="auto"/>
                <w:left w:val="none" w:sz="0" w:space="0" w:color="auto"/>
                <w:bottom w:val="none" w:sz="0" w:space="0" w:color="auto"/>
                <w:right w:val="none" w:sz="0" w:space="0" w:color="auto"/>
              </w:divBdr>
            </w:div>
            <w:div w:id="892496947">
              <w:marLeft w:val="0"/>
              <w:marRight w:val="0"/>
              <w:marTop w:val="0"/>
              <w:marBottom w:val="0"/>
              <w:divBdr>
                <w:top w:val="none" w:sz="0" w:space="0" w:color="auto"/>
                <w:left w:val="none" w:sz="0" w:space="0" w:color="auto"/>
                <w:bottom w:val="none" w:sz="0" w:space="0" w:color="auto"/>
                <w:right w:val="none" w:sz="0" w:space="0" w:color="auto"/>
              </w:divBdr>
            </w:div>
            <w:div w:id="2051107709">
              <w:marLeft w:val="0"/>
              <w:marRight w:val="0"/>
              <w:marTop w:val="0"/>
              <w:marBottom w:val="0"/>
              <w:divBdr>
                <w:top w:val="none" w:sz="0" w:space="0" w:color="auto"/>
                <w:left w:val="none" w:sz="0" w:space="0" w:color="auto"/>
                <w:bottom w:val="none" w:sz="0" w:space="0" w:color="auto"/>
                <w:right w:val="none" w:sz="0" w:space="0" w:color="auto"/>
              </w:divBdr>
            </w:div>
            <w:div w:id="854655642">
              <w:marLeft w:val="0"/>
              <w:marRight w:val="0"/>
              <w:marTop w:val="0"/>
              <w:marBottom w:val="0"/>
              <w:divBdr>
                <w:top w:val="none" w:sz="0" w:space="0" w:color="auto"/>
                <w:left w:val="none" w:sz="0" w:space="0" w:color="auto"/>
                <w:bottom w:val="none" w:sz="0" w:space="0" w:color="auto"/>
                <w:right w:val="none" w:sz="0" w:space="0" w:color="auto"/>
              </w:divBdr>
            </w:div>
            <w:div w:id="1723170062">
              <w:marLeft w:val="0"/>
              <w:marRight w:val="0"/>
              <w:marTop w:val="0"/>
              <w:marBottom w:val="0"/>
              <w:divBdr>
                <w:top w:val="none" w:sz="0" w:space="0" w:color="auto"/>
                <w:left w:val="none" w:sz="0" w:space="0" w:color="auto"/>
                <w:bottom w:val="none" w:sz="0" w:space="0" w:color="auto"/>
                <w:right w:val="none" w:sz="0" w:space="0" w:color="auto"/>
              </w:divBdr>
            </w:div>
            <w:div w:id="694965537">
              <w:marLeft w:val="0"/>
              <w:marRight w:val="0"/>
              <w:marTop w:val="0"/>
              <w:marBottom w:val="0"/>
              <w:divBdr>
                <w:top w:val="none" w:sz="0" w:space="0" w:color="auto"/>
                <w:left w:val="none" w:sz="0" w:space="0" w:color="auto"/>
                <w:bottom w:val="none" w:sz="0" w:space="0" w:color="auto"/>
                <w:right w:val="none" w:sz="0" w:space="0" w:color="auto"/>
              </w:divBdr>
            </w:div>
            <w:div w:id="120345275">
              <w:marLeft w:val="0"/>
              <w:marRight w:val="0"/>
              <w:marTop w:val="0"/>
              <w:marBottom w:val="0"/>
              <w:divBdr>
                <w:top w:val="none" w:sz="0" w:space="0" w:color="auto"/>
                <w:left w:val="none" w:sz="0" w:space="0" w:color="auto"/>
                <w:bottom w:val="none" w:sz="0" w:space="0" w:color="auto"/>
                <w:right w:val="none" w:sz="0" w:space="0" w:color="auto"/>
              </w:divBdr>
            </w:div>
            <w:div w:id="1635865082">
              <w:marLeft w:val="0"/>
              <w:marRight w:val="0"/>
              <w:marTop w:val="0"/>
              <w:marBottom w:val="0"/>
              <w:divBdr>
                <w:top w:val="none" w:sz="0" w:space="0" w:color="auto"/>
                <w:left w:val="none" w:sz="0" w:space="0" w:color="auto"/>
                <w:bottom w:val="none" w:sz="0" w:space="0" w:color="auto"/>
                <w:right w:val="none" w:sz="0" w:space="0" w:color="auto"/>
              </w:divBdr>
            </w:div>
            <w:div w:id="2006860925">
              <w:marLeft w:val="0"/>
              <w:marRight w:val="0"/>
              <w:marTop w:val="0"/>
              <w:marBottom w:val="0"/>
              <w:divBdr>
                <w:top w:val="none" w:sz="0" w:space="0" w:color="auto"/>
                <w:left w:val="none" w:sz="0" w:space="0" w:color="auto"/>
                <w:bottom w:val="none" w:sz="0" w:space="0" w:color="auto"/>
                <w:right w:val="none" w:sz="0" w:space="0" w:color="auto"/>
              </w:divBdr>
            </w:div>
            <w:div w:id="487597281">
              <w:marLeft w:val="0"/>
              <w:marRight w:val="0"/>
              <w:marTop w:val="0"/>
              <w:marBottom w:val="0"/>
              <w:divBdr>
                <w:top w:val="none" w:sz="0" w:space="0" w:color="auto"/>
                <w:left w:val="none" w:sz="0" w:space="0" w:color="auto"/>
                <w:bottom w:val="none" w:sz="0" w:space="0" w:color="auto"/>
                <w:right w:val="none" w:sz="0" w:space="0" w:color="auto"/>
              </w:divBdr>
            </w:div>
            <w:div w:id="1375470296">
              <w:marLeft w:val="0"/>
              <w:marRight w:val="0"/>
              <w:marTop w:val="0"/>
              <w:marBottom w:val="0"/>
              <w:divBdr>
                <w:top w:val="none" w:sz="0" w:space="0" w:color="auto"/>
                <w:left w:val="none" w:sz="0" w:space="0" w:color="auto"/>
                <w:bottom w:val="none" w:sz="0" w:space="0" w:color="auto"/>
                <w:right w:val="none" w:sz="0" w:space="0" w:color="auto"/>
              </w:divBdr>
            </w:div>
            <w:div w:id="721712339">
              <w:marLeft w:val="0"/>
              <w:marRight w:val="0"/>
              <w:marTop w:val="0"/>
              <w:marBottom w:val="0"/>
              <w:divBdr>
                <w:top w:val="none" w:sz="0" w:space="0" w:color="auto"/>
                <w:left w:val="none" w:sz="0" w:space="0" w:color="auto"/>
                <w:bottom w:val="none" w:sz="0" w:space="0" w:color="auto"/>
                <w:right w:val="none" w:sz="0" w:space="0" w:color="auto"/>
              </w:divBdr>
            </w:div>
            <w:div w:id="180080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0758">
      <w:bodyDiv w:val="1"/>
      <w:marLeft w:val="0"/>
      <w:marRight w:val="0"/>
      <w:marTop w:val="0"/>
      <w:marBottom w:val="0"/>
      <w:divBdr>
        <w:top w:val="none" w:sz="0" w:space="0" w:color="auto"/>
        <w:left w:val="none" w:sz="0" w:space="0" w:color="auto"/>
        <w:bottom w:val="none" w:sz="0" w:space="0" w:color="auto"/>
        <w:right w:val="none" w:sz="0" w:space="0" w:color="auto"/>
      </w:divBdr>
      <w:divsChild>
        <w:div w:id="438334535">
          <w:marLeft w:val="0"/>
          <w:marRight w:val="0"/>
          <w:marTop w:val="0"/>
          <w:marBottom w:val="0"/>
          <w:divBdr>
            <w:top w:val="none" w:sz="0" w:space="0" w:color="auto"/>
            <w:left w:val="none" w:sz="0" w:space="0" w:color="auto"/>
            <w:bottom w:val="none" w:sz="0" w:space="0" w:color="auto"/>
            <w:right w:val="none" w:sz="0" w:space="0" w:color="auto"/>
          </w:divBdr>
          <w:divsChild>
            <w:div w:id="1705593486">
              <w:marLeft w:val="0"/>
              <w:marRight w:val="0"/>
              <w:marTop w:val="0"/>
              <w:marBottom w:val="0"/>
              <w:divBdr>
                <w:top w:val="none" w:sz="0" w:space="0" w:color="auto"/>
                <w:left w:val="none" w:sz="0" w:space="0" w:color="auto"/>
                <w:bottom w:val="none" w:sz="0" w:space="0" w:color="auto"/>
                <w:right w:val="none" w:sz="0" w:space="0" w:color="auto"/>
              </w:divBdr>
            </w:div>
            <w:div w:id="1245338192">
              <w:marLeft w:val="0"/>
              <w:marRight w:val="0"/>
              <w:marTop w:val="0"/>
              <w:marBottom w:val="0"/>
              <w:divBdr>
                <w:top w:val="none" w:sz="0" w:space="0" w:color="auto"/>
                <w:left w:val="none" w:sz="0" w:space="0" w:color="auto"/>
                <w:bottom w:val="none" w:sz="0" w:space="0" w:color="auto"/>
                <w:right w:val="none" w:sz="0" w:space="0" w:color="auto"/>
              </w:divBdr>
            </w:div>
            <w:div w:id="1066680326">
              <w:marLeft w:val="0"/>
              <w:marRight w:val="0"/>
              <w:marTop w:val="0"/>
              <w:marBottom w:val="0"/>
              <w:divBdr>
                <w:top w:val="none" w:sz="0" w:space="0" w:color="auto"/>
                <w:left w:val="none" w:sz="0" w:space="0" w:color="auto"/>
                <w:bottom w:val="none" w:sz="0" w:space="0" w:color="auto"/>
                <w:right w:val="none" w:sz="0" w:space="0" w:color="auto"/>
              </w:divBdr>
            </w:div>
            <w:div w:id="1392315626">
              <w:marLeft w:val="0"/>
              <w:marRight w:val="0"/>
              <w:marTop w:val="0"/>
              <w:marBottom w:val="0"/>
              <w:divBdr>
                <w:top w:val="none" w:sz="0" w:space="0" w:color="auto"/>
                <w:left w:val="none" w:sz="0" w:space="0" w:color="auto"/>
                <w:bottom w:val="none" w:sz="0" w:space="0" w:color="auto"/>
                <w:right w:val="none" w:sz="0" w:space="0" w:color="auto"/>
              </w:divBdr>
            </w:div>
            <w:div w:id="103576994">
              <w:marLeft w:val="0"/>
              <w:marRight w:val="0"/>
              <w:marTop w:val="0"/>
              <w:marBottom w:val="0"/>
              <w:divBdr>
                <w:top w:val="none" w:sz="0" w:space="0" w:color="auto"/>
                <w:left w:val="none" w:sz="0" w:space="0" w:color="auto"/>
                <w:bottom w:val="none" w:sz="0" w:space="0" w:color="auto"/>
                <w:right w:val="none" w:sz="0" w:space="0" w:color="auto"/>
              </w:divBdr>
            </w:div>
            <w:div w:id="2040157594">
              <w:marLeft w:val="0"/>
              <w:marRight w:val="0"/>
              <w:marTop w:val="0"/>
              <w:marBottom w:val="0"/>
              <w:divBdr>
                <w:top w:val="none" w:sz="0" w:space="0" w:color="auto"/>
                <w:left w:val="none" w:sz="0" w:space="0" w:color="auto"/>
                <w:bottom w:val="none" w:sz="0" w:space="0" w:color="auto"/>
                <w:right w:val="none" w:sz="0" w:space="0" w:color="auto"/>
              </w:divBdr>
            </w:div>
            <w:div w:id="669019999">
              <w:marLeft w:val="0"/>
              <w:marRight w:val="0"/>
              <w:marTop w:val="0"/>
              <w:marBottom w:val="0"/>
              <w:divBdr>
                <w:top w:val="none" w:sz="0" w:space="0" w:color="auto"/>
                <w:left w:val="none" w:sz="0" w:space="0" w:color="auto"/>
                <w:bottom w:val="none" w:sz="0" w:space="0" w:color="auto"/>
                <w:right w:val="none" w:sz="0" w:space="0" w:color="auto"/>
              </w:divBdr>
            </w:div>
            <w:div w:id="1052655517">
              <w:marLeft w:val="0"/>
              <w:marRight w:val="0"/>
              <w:marTop w:val="0"/>
              <w:marBottom w:val="0"/>
              <w:divBdr>
                <w:top w:val="none" w:sz="0" w:space="0" w:color="auto"/>
                <w:left w:val="none" w:sz="0" w:space="0" w:color="auto"/>
                <w:bottom w:val="none" w:sz="0" w:space="0" w:color="auto"/>
                <w:right w:val="none" w:sz="0" w:space="0" w:color="auto"/>
              </w:divBdr>
            </w:div>
            <w:div w:id="202717389">
              <w:marLeft w:val="0"/>
              <w:marRight w:val="0"/>
              <w:marTop w:val="0"/>
              <w:marBottom w:val="0"/>
              <w:divBdr>
                <w:top w:val="none" w:sz="0" w:space="0" w:color="auto"/>
                <w:left w:val="none" w:sz="0" w:space="0" w:color="auto"/>
                <w:bottom w:val="none" w:sz="0" w:space="0" w:color="auto"/>
                <w:right w:val="none" w:sz="0" w:space="0" w:color="auto"/>
              </w:divBdr>
            </w:div>
            <w:div w:id="707686670">
              <w:marLeft w:val="0"/>
              <w:marRight w:val="0"/>
              <w:marTop w:val="0"/>
              <w:marBottom w:val="0"/>
              <w:divBdr>
                <w:top w:val="none" w:sz="0" w:space="0" w:color="auto"/>
                <w:left w:val="none" w:sz="0" w:space="0" w:color="auto"/>
                <w:bottom w:val="none" w:sz="0" w:space="0" w:color="auto"/>
                <w:right w:val="none" w:sz="0" w:space="0" w:color="auto"/>
              </w:divBdr>
            </w:div>
            <w:div w:id="1641378819">
              <w:marLeft w:val="0"/>
              <w:marRight w:val="0"/>
              <w:marTop w:val="0"/>
              <w:marBottom w:val="0"/>
              <w:divBdr>
                <w:top w:val="none" w:sz="0" w:space="0" w:color="auto"/>
                <w:left w:val="none" w:sz="0" w:space="0" w:color="auto"/>
                <w:bottom w:val="none" w:sz="0" w:space="0" w:color="auto"/>
                <w:right w:val="none" w:sz="0" w:space="0" w:color="auto"/>
              </w:divBdr>
            </w:div>
            <w:div w:id="9836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g"/><Relationship Id="rId21" Type="http://schemas.openxmlformats.org/officeDocument/2006/relationships/image" Target="media/image12.jpeg"/><Relationship Id="rId34" Type="http://schemas.openxmlformats.org/officeDocument/2006/relationships/image" Target="media/image25.jp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hyperlink" Target="https://archive.ics.uci.edu/ml/datasets/Algerian+Forest+Fires+Datas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hyperlink" Target="https://archive.ics.uci.edu/ml/datasets/Algerian+Forest+Fires+Dataset++" TargetMode="External"/><Relationship Id="rId19" Type="http://schemas.openxmlformats.org/officeDocument/2006/relationships/image" Target="media/image10.jpeg"/><Relationship Id="rId31" Type="http://schemas.openxmlformats.org/officeDocument/2006/relationships/image" Target="media/image22.jpe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alicedes/machinelearningwithOrange/tree/main"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20" Type="http://schemas.openxmlformats.org/officeDocument/2006/relationships/image" Target="media/image11.jpeg"/><Relationship Id="rId41" Type="http://schemas.openxmlformats.org/officeDocument/2006/relationships/hyperlink" Target="https://www.researchgate.net/publication/339062373_Predicting_Forest_Fire_in_Algeria_Using_Data_Mining_Techniques_Case_Study_of_the_Decision_Tree_Algorith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62EAD2-9DC9-4578-8CB7-23CDF2D587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3447</TotalTime>
  <Pages>14</Pages>
  <Words>2976</Words>
  <Characters>16967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Destrait</dc:creator>
  <cp:keywords/>
  <dc:description/>
  <cp:lastModifiedBy>Alice Destrait</cp:lastModifiedBy>
  <cp:revision>346</cp:revision>
  <dcterms:created xsi:type="dcterms:W3CDTF">2023-05-19T02:42:00Z</dcterms:created>
  <dcterms:modified xsi:type="dcterms:W3CDTF">2023-05-21T15:27:00Z</dcterms:modified>
</cp:coreProperties>
</file>